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C78F9" w14:textId="77777777" w:rsidR="00D56E3D" w:rsidRDefault="00D56E3D" w:rsidP="00D56E3D">
      <w:pPr>
        <w:shd w:val="clear" w:color="auto" w:fill="FFFFFF"/>
        <w:spacing w:before="100" w:beforeAutospacing="1" w:after="100" w:afterAutospacing="1" w:line="240" w:lineRule="auto"/>
        <w:rPr>
          <w:rFonts w:ascii="Segoe UI" w:eastAsia="Times New Roman" w:hAnsi="Segoe UI" w:cs="Segoe UI"/>
          <w:b/>
          <w:bCs/>
          <w:color w:val="242424"/>
          <w:sz w:val="21"/>
          <w:szCs w:val="21"/>
        </w:rPr>
      </w:pPr>
      <w:r w:rsidRPr="00B6055B">
        <w:rPr>
          <w:rFonts w:ascii="Segoe UI" w:eastAsia="Times New Roman" w:hAnsi="Segoe UI" w:cs="Segoe UI"/>
          <w:b/>
          <w:bCs/>
          <w:noProof/>
          <w:color w:val="242424"/>
          <w:sz w:val="21"/>
          <w:szCs w:val="21"/>
          <w:shd w:val="clear" w:color="auto" w:fill="E6E6E6"/>
        </w:rPr>
        <w:drawing>
          <wp:inline distT="0" distB="0" distL="0" distR="0" wp14:anchorId="00E5350F" wp14:editId="743128FC">
            <wp:extent cx="1883860" cy="416257"/>
            <wp:effectExtent l="0" t="0" r="2540" b="3175"/>
            <wp:docPr id="43"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8" descr="Graphical user interface, application&#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41342" cy="428958"/>
                    </a:xfrm>
                    <a:prstGeom prst="rect">
                      <a:avLst/>
                    </a:prstGeom>
                  </pic:spPr>
                </pic:pic>
              </a:graphicData>
            </a:graphic>
          </wp:inline>
        </w:drawing>
      </w:r>
    </w:p>
    <w:p w14:paraId="0ED9DF85" w14:textId="77777777" w:rsidR="00D56E3D" w:rsidRDefault="00D56E3D" w:rsidP="00D56E3D">
      <w:pPr>
        <w:shd w:val="clear" w:color="auto" w:fill="FFFFFF"/>
        <w:spacing w:before="100" w:beforeAutospacing="1" w:after="100" w:afterAutospacing="1" w:line="240" w:lineRule="auto"/>
        <w:rPr>
          <w:rFonts w:ascii="Segoe UI" w:eastAsia="Times New Roman" w:hAnsi="Segoe UI" w:cs="Segoe UI"/>
          <w:b/>
          <w:bCs/>
          <w:color w:val="242424"/>
          <w:sz w:val="21"/>
          <w:szCs w:val="21"/>
        </w:rPr>
      </w:pPr>
    </w:p>
    <w:p w14:paraId="5760BCEB" w14:textId="77777777" w:rsidR="00D56E3D" w:rsidRDefault="00D56E3D" w:rsidP="00D56E3D">
      <w:pPr>
        <w:shd w:val="clear" w:color="auto" w:fill="FFFFFF"/>
        <w:spacing w:before="100" w:beforeAutospacing="1" w:after="100" w:afterAutospacing="1" w:line="240" w:lineRule="auto"/>
        <w:rPr>
          <w:rFonts w:ascii="Segoe UI" w:eastAsia="Times New Roman" w:hAnsi="Segoe UI" w:cs="Segoe UI"/>
          <w:b/>
          <w:bCs/>
          <w:color w:val="242424"/>
          <w:sz w:val="21"/>
          <w:szCs w:val="21"/>
        </w:rPr>
      </w:pPr>
    </w:p>
    <w:p w14:paraId="353C67C7" w14:textId="77777777" w:rsidR="00D56E3D" w:rsidRDefault="00D56E3D" w:rsidP="00D56E3D">
      <w:pPr>
        <w:shd w:val="clear" w:color="auto" w:fill="FFFFFF"/>
        <w:spacing w:before="100" w:beforeAutospacing="1" w:after="100" w:afterAutospacing="1" w:line="240" w:lineRule="auto"/>
        <w:rPr>
          <w:rFonts w:ascii="Segoe UI" w:eastAsia="Times New Roman" w:hAnsi="Segoe UI" w:cs="Segoe UI"/>
          <w:b/>
          <w:bCs/>
          <w:color w:val="242424"/>
          <w:sz w:val="21"/>
          <w:szCs w:val="21"/>
        </w:rPr>
      </w:pPr>
    </w:p>
    <w:p w14:paraId="6966000D" w14:textId="77777777" w:rsidR="00D56E3D" w:rsidRDefault="00D56E3D" w:rsidP="00D56E3D">
      <w:pPr>
        <w:shd w:val="clear" w:color="auto" w:fill="FFFFFF"/>
        <w:spacing w:before="100" w:beforeAutospacing="1" w:after="100" w:afterAutospacing="1" w:line="240" w:lineRule="auto"/>
        <w:rPr>
          <w:rFonts w:ascii="Segoe UI" w:eastAsia="Times New Roman" w:hAnsi="Segoe UI" w:cs="Segoe UI"/>
          <w:b/>
          <w:bCs/>
          <w:color w:val="242424"/>
          <w:sz w:val="21"/>
          <w:szCs w:val="21"/>
        </w:rPr>
      </w:pPr>
      <w:r>
        <w:rPr>
          <w:noProof/>
          <w:color w:val="2B579A"/>
          <w:shd w:val="clear" w:color="auto" w:fill="E6E6E6"/>
        </w:rPr>
        <w:drawing>
          <wp:inline distT="0" distB="0" distL="0" distR="0" wp14:anchorId="1CFE2FA8" wp14:editId="5E76F275">
            <wp:extent cx="5731510" cy="1995170"/>
            <wp:effectExtent l="0" t="0" r="2540" b="5080"/>
            <wp:docPr id="44" name="Picture 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medium confidence"/>
                    <pic:cNvPicPr/>
                  </pic:nvPicPr>
                  <pic:blipFill>
                    <a:blip r:embed="rId9"/>
                    <a:stretch>
                      <a:fillRect/>
                    </a:stretch>
                  </pic:blipFill>
                  <pic:spPr>
                    <a:xfrm>
                      <a:off x="0" y="0"/>
                      <a:ext cx="5731510" cy="1995170"/>
                    </a:xfrm>
                    <a:prstGeom prst="rect">
                      <a:avLst/>
                    </a:prstGeom>
                  </pic:spPr>
                </pic:pic>
              </a:graphicData>
            </a:graphic>
          </wp:inline>
        </w:drawing>
      </w:r>
    </w:p>
    <w:p w14:paraId="091CECDC" w14:textId="77777777" w:rsidR="00D56E3D" w:rsidRDefault="00D56E3D" w:rsidP="00D56E3D">
      <w:pPr>
        <w:shd w:val="clear" w:color="auto" w:fill="FFFFFF"/>
        <w:spacing w:before="100" w:beforeAutospacing="1" w:after="100" w:afterAutospacing="1" w:line="240" w:lineRule="auto"/>
        <w:rPr>
          <w:rFonts w:ascii="Segoe UI" w:eastAsia="Times New Roman" w:hAnsi="Segoe UI" w:cs="Segoe UI"/>
          <w:b/>
          <w:bCs/>
          <w:color w:val="242424"/>
          <w:sz w:val="21"/>
          <w:szCs w:val="21"/>
        </w:rPr>
      </w:pPr>
    </w:p>
    <w:p w14:paraId="35B76A3F" w14:textId="77777777" w:rsidR="00D56E3D" w:rsidRDefault="00D56E3D" w:rsidP="00D56E3D">
      <w:pPr>
        <w:shd w:val="clear" w:color="auto" w:fill="FFFFFF"/>
        <w:spacing w:before="100" w:beforeAutospacing="1" w:after="100" w:afterAutospacing="1" w:line="240" w:lineRule="auto"/>
        <w:rPr>
          <w:rFonts w:ascii="Segoe UI" w:eastAsia="Times New Roman" w:hAnsi="Segoe UI" w:cs="Segoe UI"/>
          <w:b/>
          <w:bCs/>
          <w:color w:val="242424"/>
          <w:sz w:val="21"/>
          <w:szCs w:val="21"/>
        </w:rPr>
      </w:pPr>
    </w:p>
    <w:p w14:paraId="5873C0D0" w14:textId="2A17C047" w:rsidR="00D56E3D" w:rsidRPr="0084227E" w:rsidRDefault="00D56E3D" w:rsidP="00D56E3D">
      <w:pPr>
        <w:shd w:val="clear" w:color="auto" w:fill="FFFFFF"/>
        <w:spacing w:before="100" w:beforeAutospacing="1" w:after="100" w:afterAutospacing="1" w:line="240" w:lineRule="auto"/>
        <w:rPr>
          <w:rFonts w:eastAsia="Times New Roman" w:cstheme="minorHAnsi"/>
          <w:b/>
          <w:bCs/>
          <w:color w:val="242424"/>
          <w:sz w:val="52"/>
          <w:szCs w:val="52"/>
        </w:rPr>
      </w:pPr>
      <w:r w:rsidRPr="0084227E">
        <w:rPr>
          <w:rFonts w:eastAsia="Times New Roman" w:cstheme="minorHAnsi"/>
          <w:b/>
          <w:bCs/>
          <w:color w:val="242424"/>
          <w:sz w:val="52"/>
          <w:szCs w:val="52"/>
        </w:rPr>
        <w:t xml:space="preserve">OpenStack [Beta] </w:t>
      </w:r>
      <w:r w:rsidR="00CD4251">
        <w:rPr>
          <w:rFonts w:eastAsia="Times New Roman" w:cstheme="minorHAnsi"/>
          <w:b/>
          <w:bCs/>
          <w:color w:val="242424"/>
          <w:sz w:val="52"/>
          <w:szCs w:val="52"/>
        </w:rPr>
        <w:t>MS-</w:t>
      </w:r>
      <w:r>
        <w:rPr>
          <w:rFonts w:eastAsia="Times New Roman" w:cstheme="minorHAnsi"/>
          <w:b/>
          <w:bCs/>
          <w:color w:val="242424"/>
          <w:sz w:val="52"/>
          <w:szCs w:val="52"/>
        </w:rPr>
        <w:t xml:space="preserve">Windows VM </w:t>
      </w:r>
      <w:r w:rsidR="00B12BB9">
        <w:rPr>
          <w:rFonts w:eastAsia="Times New Roman" w:cstheme="minorHAnsi"/>
          <w:b/>
          <w:bCs/>
          <w:color w:val="242424"/>
          <w:sz w:val="52"/>
          <w:szCs w:val="52"/>
        </w:rPr>
        <w:t xml:space="preserve">User </w:t>
      </w:r>
      <w:r w:rsidRPr="0084227E">
        <w:rPr>
          <w:rFonts w:eastAsia="Times New Roman" w:cstheme="minorHAnsi"/>
          <w:b/>
          <w:bCs/>
          <w:color w:val="242424"/>
          <w:sz w:val="52"/>
          <w:szCs w:val="52"/>
        </w:rPr>
        <w:t xml:space="preserve">Manual </w:t>
      </w:r>
    </w:p>
    <w:p w14:paraId="6BB8C1CD" w14:textId="77777777" w:rsidR="00D56E3D" w:rsidRDefault="00D56E3D" w:rsidP="00D56E3D">
      <w:pPr>
        <w:shd w:val="clear" w:color="auto" w:fill="FFFFFF"/>
        <w:spacing w:before="100" w:beforeAutospacing="1" w:after="100" w:afterAutospacing="1" w:line="240" w:lineRule="auto"/>
        <w:rPr>
          <w:rFonts w:eastAsia="Times New Roman" w:cstheme="minorHAnsi"/>
          <w:b/>
          <w:bCs/>
          <w:color w:val="242424"/>
          <w:sz w:val="32"/>
          <w:szCs w:val="32"/>
        </w:rPr>
      </w:pPr>
    </w:p>
    <w:p w14:paraId="29EFD84D" w14:textId="5C515389" w:rsidR="00D56E3D" w:rsidRPr="00D27252" w:rsidRDefault="00D56E3D" w:rsidP="00D56E3D">
      <w:pPr>
        <w:shd w:val="clear" w:color="auto" w:fill="FFFFFF"/>
        <w:spacing w:before="100" w:beforeAutospacing="1" w:after="100" w:afterAutospacing="1" w:line="240" w:lineRule="auto"/>
        <w:rPr>
          <w:rFonts w:eastAsia="Times New Roman" w:cstheme="minorHAnsi"/>
          <w:b/>
          <w:bCs/>
          <w:color w:val="242424"/>
          <w:sz w:val="28"/>
          <w:szCs w:val="28"/>
        </w:rPr>
      </w:pPr>
      <w:r w:rsidRPr="00D27252">
        <w:rPr>
          <w:rFonts w:eastAsia="Times New Roman" w:cstheme="minorHAnsi"/>
          <w:b/>
          <w:bCs/>
          <w:color w:val="242424"/>
          <w:sz w:val="28"/>
          <w:szCs w:val="28"/>
        </w:rPr>
        <w:t>Version: V_0.</w:t>
      </w:r>
      <w:ins w:id="0" w:author="Thng Yu Xuan" w:date="2022-08-03T14:11:00Z">
        <w:r w:rsidR="00AA5F93">
          <w:rPr>
            <w:rFonts w:eastAsia="Times New Roman" w:cstheme="minorHAnsi"/>
            <w:b/>
            <w:bCs/>
            <w:color w:val="242424"/>
            <w:sz w:val="28"/>
            <w:szCs w:val="28"/>
          </w:rPr>
          <w:t>2</w:t>
        </w:r>
      </w:ins>
      <w:del w:id="1" w:author="Thng Yu Xuan" w:date="2022-08-03T14:11:00Z">
        <w:r w:rsidR="00343E06" w:rsidDel="00AA5F93">
          <w:rPr>
            <w:rFonts w:eastAsia="Times New Roman" w:cstheme="minorHAnsi"/>
            <w:b/>
            <w:bCs/>
            <w:color w:val="242424"/>
            <w:sz w:val="28"/>
            <w:szCs w:val="28"/>
          </w:rPr>
          <w:delText>1</w:delText>
        </w:r>
      </w:del>
    </w:p>
    <w:p w14:paraId="7149BB24" w14:textId="6588BB88" w:rsidR="00D56E3D" w:rsidRPr="00D27252" w:rsidRDefault="00D56E3D" w:rsidP="00D56E3D">
      <w:pPr>
        <w:shd w:val="clear" w:color="auto" w:fill="FFFFFF"/>
        <w:spacing w:before="100" w:beforeAutospacing="1" w:after="100" w:afterAutospacing="1" w:line="240" w:lineRule="auto"/>
        <w:rPr>
          <w:rFonts w:eastAsia="Times New Roman" w:cstheme="minorHAnsi"/>
          <w:b/>
          <w:bCs/>
          <w:color w:val="242424"/>
          <w:sz w:val="28"/>
          <w:szCs w:val="28"/>
        </w:rPr>
      </w:pPr>
      <w:r w:rsidRPr="00D27252">
        <w:rPr>
          <w:rFonts w:eastAsia="Times New Roman" w:cstheme="minorHAnsi"/>
          <w:b/>
          <w:bCs/>
          <w:color w:val="242424"/>
          <w:sz w:val="28"/>
          <w:szCs w:val="28"/>
        </w:rPr>
        <w:t>0</w:t>
      </w:r>
      <w:r w:rsidR="00EC3E68">
        <w:rPr>
          <w:rFonts w:eastAsia="Times New Roman" w:cstheme="minorHAnsi"/>
          <w:b/>
          <w:bCs/>
          <w:color w:val="242424"/>
          <w:sz w:val="28"/>
          <w:szCs w:val="28"/>
        </w:rPr>
        <w:t>4</w:t>
      </w:r>
      <w:r w:rsidRPr="00D27252">
        <w:rPr>
          <w:rFonts w:eastAsia="Times New Roman" w:cstheme="minorHAnsi"/>
          <w:b/>
          <w:bCs/>
          <w:color w:val="242424"/>
          <w:sz w:val="28"/>
          <w:szCs w:val="28"/>
        </w:rPr>
        <w:t xml:space="preserve"> </w:t>
      </w:r>
      <w:del w:id="2" w:author="Thng Yu Xuan" w:date="2022-08-03T14:12:00Z">
        <w:r w:rsidRPr="00D27252" w:rsidDel="00F72263">
          <w:rPr>
            <w:rFonts w:eastAsia="Times New Roman" w:cstheme="minorHAnsi"/>
            <w:b/>
            <w:bCs/>
            <w:color w:val="242424"/>
            <w:sz w:val="28"/>
            <w:szCs w:val="28"/>
          </w:rPr>
          <w:delText xml:space="preserve">April </w:delText>
        </w:r>
      </w:del>
      <w:ins w:id="3" w:author="Thng Yu Xuan" w:date="2022-08-03T14:12:00Z">
        <w:r w:rsidR="00F72263">
          <w:rPr>
            <w:rFonts w:eastAsia="Times New Roman" w:cstheme="minorHAnsi"/>
            <w:b/>
            <w:bCs/>
            <w:color w:val="242424"/>
            <w:sz w:val="28"/>
            <w:szCs w:val="28"/>
          </w:rPr>
          <w:t>July</w:t>
        </w:r>
        <w:r w:rsidR="00F72263" w:rsidRPr="00D27252">
          <w:rPr>
            <w:rFonts w:eastAsia="Times New Roman" w:cstheme="minorHAnsi"/>
            <w:b/>
            <w:bCs/>
            <w:color w:val="242424"/>
            <w:sz w:val="28"/>
            <w:szCs w:val="28"/>
          </w:rPr>
          <w:t xml:space="preserve"> </w:t>
        </w:r>
      </w:ins>
      <w:r w:rsidRPr="00D27252">
        <w:rPr>
          <w:rFonts w:eastAsia="Times New Roman" w:cstheme="minorHAnsi"/>
          <w:b/>
          <w:bCs/>
          <w:color w:val="242424"/>
          <w:sz w:val="28"/>
          <w:szCs w:val="28"/>
        </w:rPr>
        <w:t>2022</w:t>
      </w:r>
    </w:p>
    <w:p w14:paraId="349D449F" w14:textId="77777777" w:rsidR="00D56E3D" w:rsidRPr="0084227E" w:rsidRDefault="00D56E3D" w:rsidP="00D56E3D">
      <w:pPr>
        <w:shd w:val="clear" w:color="auto" w:fill="FFFFFF"/>
        <w:spacing w:before="100" w:beforeAutospacing="1" w:after="100" w:afterAutospacing="1" w:line="240" w:lineRule="auto"/>
        <w:rPr>
          <w:rFonts w:eastAsia="Times New Roman" w:cstheme="minorHAnsi"/>
          <w:b/>
          <w:bCs/>
          <w:color w:val="242424"/>
          <w:sz w:val="21"/>
          <w:szCs w:val="21"/>
        </w:rPr>
      </w:pPr>
    </w:p>
    <w:p w14:paraId="105E5B03" w14:textId="77777777" w:rsidR="00D56E3D" w:rsidRDefault="00D56E3D" w:rsidP="00D56E3D">
      <w:pPr>
        <w:shd w:val="clear" w:color="auto" w:fill="FFFFFF"/>
        <w:spacing w:before="100" w:beforeAutospacing="1" w:after="100" w:afterAutospacing="1" w:line="240" w:lineRule="auto"/>
        <w:rPr>
          <w:rFonts w:eastAsia="Times New Roman" w:cstheme="minorHAnsi"/>
          <w:b/>
          <w:bCs/>
          <w:color w:val="242424"/>
          <w:sz w:val="21"/>
          <w:szCs w:val="21"/>
        </w:rPr>
      </w:pPr>
    </w:p>
    <w:p w14:paraId="0ED62E00" w14:textId="77777777" w:rsidR="00D56E3D" w:rsidRDefault="00D56E3D" w:rsidP="00D56E3D">
      <w:pPr>
        <w:shd w:val="clear" w:color="auto" w:fill="FFFFFF"/>
        <w:spacing w:before="100" w:beforeAutospacing="1" w:after="100" w:afterAutospacing="1" w:line="240" w:lineRule="auto"/>
        <w:rPr>
          <w:rFonts w:eastAsia="Times New Roman" w:cstheme="minorHAnsi"/>
          <w:b/>
          <w:bCs/>
          <w:color w:val="242424"/>
          <w:sz w:val="21"/>
          <w:szCs w:val="21"/>
        </w:rPr>
      </w:pPr>
    </w:p>
    <w:p w14:paraId="49AF7A69" w14:textId="77777777" w:rsidR="00D56E3D" w:rsidRPr="0084227E" w:rsidRDefault="00D56E3D" w:rsidP="00D56E3D">
      <w:pPr>
        <w:shd w:val="clear" w:color="auto" w:fill="FFFFFF"/>
        <w:spacing w:before="100" w:beforeAutospacing="1" w:after="100" w:afterAutospacing="1" w:line="240" w:lineRule="auto"/>
        <w:rPr>
          <w:rFonts w:eastAsia="Times New Roman" w:cstheme="minorHAnsi"/>
          <w:b/>
          <w:bCs/>
          <w:color w:val="242424"/>
          <w:sz w:val="21"/>
          <w:szCs w:val="21"/>
        </w:rPr>
      </w:pPr>
      <w:r w:rsidRPr="007366B6">
        <w:rPr>
          <w:rFonts w:ascii="Segoe UI" w:eastAsia="Times New Roman" w:hAnsi="Segoe UI" w:cs="Segoe UI"/>
          <w:b/>
          <w:bCs/>
          <w:noProof/>
          <w:color w:val="242424"/>
          <w:sz w:val="21"/>
          <w:szCs w:val="21"/>
          <w:shd w:val="clear" w:color="auto" w:fill="E6E6E6"/>
        </w:rPr>
        <mc:AlternateContent>
          <mc:Choice Requires="wps">
            <w:drawing>
              <wp:anchor distT="45720" distB="45720" distL="114300" distR="114300" simplePos="0" relativeHeight="251659264" behindDoc="0" locked="0" layoutInCell="1" allowOverlap="1" wp14:anchorId="144055B6" wp14:editId="0324ED7B">
                <wp:simplePos x="0" y="0"/>
                <wp:positionH relativeFrom="margin">
                  <wp:posOffset>0</wp:posOffset>
                </wp:positionH>
                <wp:positionV relativeFrom="paragraph">
                  <wp:posOffset>382270</wp:posOffset>
                </wp:positionV>
                <wp:extent cx="5688330" cy="339725"/>
                <wp:effectExtent l="0" t="0" r="26670" b="22225"/>
                <wp:wrapTopAndBottom/>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8330" cy="339725"/>
                        </a:xfrm>
                        <a:prstGeom prst="rect">
                          <a:avLst/>
                        </a:prstGeom>
                        <a:solidFill>
                          <a:schemeClr val="bg1">
                            <a:lumMod val="95000"/>
                          </a:schemeClr>
                        </a:solidFill>
                        <a:ln w="9525">
                          <a:solidFill>
                            <a:schemeClr val="bg1">
                              <a:lumMod val="85000"/>
                            </a:schemeClr>
                          </a:solidFill>
                          <a:miter lim="800000"/>
                          <a:headEnd/>
                          <a:tailEnd/>
                        </a:ln>
                      </wps:spPr>
                      <wps:txbx>
                        <w:txbxContent>
                          <w:p w14:paraId="289FCC88" w14:textId="77777777" w:rsidR="00D56E3D" w:rsidRPr="00860193" w:rsidRDefault="00D56E3D" w:rsidP="00D56E3D">
                            <w:pPr>
                              <w:rPr>
                                <w:rFonts w:asciiTheme="majorHAnsi" w:hAnsiTheme="majorHAnsi" w:cstheme="majorHAnsi"/>
                              </w:rPr>
                            </w:pPr>
                            <w:r w:rsidRPr="00860193">
                              <w:rPr>
                                <w:rFonts w:asciiTheme="majorHAnsi" w:hAnsiTheme="majorHAnsi" w:cstheme="majorHAnsi"/>
                              </w:rPr>
                              <w:t>Copyright @</w:t>
                            </w:r>
                            <w:r>
                              <w:rPr>
                                <w:rFonts w:asciiTheme="majorHAnsi" w:hAnsiTheme="majorHAnsi" w:cstheme="majorHAnsi"/>
                              </w:rPr>
                              <w:t xml:space="preserve"> </w:t>
                            </w:r>
                            <w:r w:rsidRPr="00860193">
                              <w:rPr>
                                <w:rFonts w:asciiTheme="majorHAnsi" w:hAnsiTheme="majorHAnsi" w:cstheme="majorHAnsi"/>
                              </w:rPr>
                              <w:t>National Cybersecurity R&amp;D Lab (NCL) [C] 2021 - 2022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0FE456A">
              <v:shapetype id="_x0000_t202" coordsize="21600,21600" o:spt="202" path="m,l,21600r21600,l21600,xe" w14:anchorId="144055B6">
                <v:stroke joinstyle="miter"/>
                <v:path gradientshapeok="t" o:connecttype="rect"/>
              </v:shapetype>
              <v:shape id="Text Box 2" style="position:absolute;margin-left:0;margin-top:30.1pt;width:447.9pt;height:26.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spid="_x0000_s1026" fillcolor="#f2f2f2 [3052]" strokecolor="#d8d8d8 [273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">
                <v:textbox>
                  <w:txbxContent>
                    <w:p w:rsidRPr="00860193" w:rsidR="00D56E3D" w:rsidP="00D56E3D" w:rsidRDefault="00D56E3D" w14:paraId="29F9DB01" w14:textId="77777777">
                      <w:pPr>
                        <w:rPr>
                          <w:rFonts w:asciiTheme="majorHAnsi" w:hAnsiTheme="majorHAnsi" w:cstheme="majorHAnsi"/>
                        </w:rPr>
                      </w:pPr>
                      <w:r w:rsidRPr="00860193">
                        <w:rPr>
                          <w:rFonts w:asciiTheme="majorHAnsi" w:hAnsiTheme="majorHAnsi" w:cstheme="majorHAnsi"/>
                        </w:rPr>
                        <w:t>Copyright @</w:t>
                      </w:r>
                      <w:r>
                        <w:rPr>
                          <w:rFonts w:asciiTheme="majorHAnsi" w:hAnsiTheme="majorHAnsi" w:cstheme="majorHAnsi"/>
                        </w:rPr>
                        <w:t xml:space="preserve"> </w:t>
                      </w:r>
                      <w:r w:rsidRPr="00860193">
                        <w:rPr>
                          <w:rFonts w:asciiTheme="majorHAnsi" w:hAnsiTheme="majorHAnsi" w:cstheme="majorHAnsi"/>
                        </w:rPr>
                        <w:t>National Cybersecurity R&amp;D Lab (NCL) [C] 2021 - 2022</w:t>
                      </w:r>
                    </w:p>
                  </w:txbxContent>
                </v:textbox>
                <w10:wrap type="topAndBottom" anchorx="margin"/>
              </v:shape>
            </w:pict>
          </mc:Fallback>
        </mc:AlternateContent>
      </w:r>
    </w:p>
    <w:p w14:paraId="6BF7E1C3" w14:textId="77777777" w:rsidR="00D56E3D" w:rsidRPr="00F5437F" w:rsidRDefault="00D56E3D" w:rsidP="00D56E3D">
      <w:pPr>
        <w:pStyle w:val="Heading1"/>
      </w:pPr>
      <w:bookmarkStart w:id="4" w:name="_Toc100051302"/>
      <w:bookmarkStart w:id="5" w:name="_Toc100267648"/>
      <w:r w:rsidRPr="00F5437F">
        <w:lastRenderedPageBreak/>
        <w:t>Version Control</w:t>
      </w:r>
      <w:bookmarkEnd w:id="4"/>
      <w:bookmarkEnd w:id="5"/>
    </w:p>
    <w:tbl>
      <w:tblPr>
        <w:tblW w:w="9350"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00" w:firstRow="0" w:lastRow="0" w:firstColumn="0" w:lastColumn="0" w:noHBand="0" w:noVBand="1"/>
      </w:tblPr>
      <w:tblGrid>
        <w:gridCol w:w="2337"/>
        <w:gridCol w:w="2337"/>
        <w:gridCol w:w="2338"/>
        <w:gridCol w:w="2338"/>
      </w:tblGrid>
      <w:tr w:rsidR="00D56E3D" w14:paraId="13A76846" w14:textId="77777777" w:rsidTr="63E0AAF9">
        <w:trPr>
          <w:tblHeader/>
        </w:trPr>
        <w:tc>
          <w:tcPr>
            <w:tcW w:w="2337" w:type="dxa"/>
          </w:tcPr>
          <w:p w14:paraId="1F9CEAF4" w14:textId="77777777" w:rsidR="00D56E3D" w:rsidRDefault="00D56E3D" w:rsidP="00D35355">
            <w:pPr>
              <w:jc w:val="both"/>
              <w:rPr>
                <w:rFonts w:ascii="Calibri" w:eastAsia="Calibri" w:hAnsi="Calibri" w:cs="Calibri"/>
                <w:b/>
              </w:rPr>
            </w:pPr>
            <w:r>
              <w:rPr>
                <w:rFonts w:ascii="Calibri" w:eastAsia="Calibri" w:hAnsi="Calibri" w:cs="Calibri"/>
                <w:b/>
              </w:rPr>
              <w:t>Version</w:t>
            </w:r>
          </w:p>
        </w:tc>
        <w:tc>
          <w:tcPr>
            <w:tcW w:w="2337" w:type="dxa"/>
          </w:tcPr>
          <w:p w14:paraId="61EE68E2" w14:textId="77777777" w:rsidR="00D56E3D" w:rsidRDefault="00D56E3D" w:rsidP="00D35355">
            <w:pPr>
              <w:jc w:val="both"/>
              <w:rPr>
                <w:rFonts w:ascii="Calibri" w:eastAsia="Calibri" w:hAnsi="Calibri" w:cs="Calibri"/>
                <w:b/>
              </w:rPr>
            </w:pPr>
            <w:r>
              <w:rPr>
                <w:rFonts w:ascii="Calibri" w:eastAsia="Calibri" w:hAnsi="Calibri" w:cs="Calibri"/>
                <w:b/>
              </w:rPr>
              <w:t>Date</w:t>
            </w:r>
          </w:p>
        </w:tc>
        <w:tc>
          <w:tcPr>
            <w:tcW w:w="2338" w:type="dxa"/>
          </w:tcPr>
          <w:p w14:paraId="123A8291" w14:textId="77777777" w:rsidR="00D56E3D" w:rsidRDefault="00D56E3D" w:rsidP="00D35355">
            <w:pPr>
              <w:jc w:val="both"/>
              <w:rPr>
                <w:rFonts w:ascii="Calibri" w:eastAsia="Calibri" w:hAnsi="Calibri" w:cs="Calibri"/>
                <w:b/>
              </w:rPr>
            </w:pPr>
            <w:r>
              <w:rPr>
                <w:rFonts w:ascii="Calibri" w:eastAsia="Calibri" w:hAnsi="Calibri" w:cs="Calibri"/>
                <w:b/>
              </w:rPr>
              <w:t>Amended by</w:t>
            </w:r>
          </w:p>
        </w:tc>
        <w:tc>
          <w:tcPr>
            <w:tcW w:w="2338" w:type="dxa"/>
          </w:tcPr>
          <w:p w14:paraId="69AFADB2" w14:textId="77777777" w:rsidR="00D56E3D" w:rsidRDefault="00D56E3D" w:rsidP="00D35355">
            <w:pPr>
              <w:jc w:val="both"/>
              <w:rPr>
                <w:rFonts w:ascii="Calibri" w:eastAsia="Calibri" w:hAnsi="Calibri" w:cs="Calibri"/>
                <w:b/>
              </w:rPr>
            </w:pPr>
            <w:r>
              <w:rPr>
                <w:rFonts w:ascii="Calibri" w:eastAsia="Calibri" w:hAnsi="Calibri" w:cs="Calibri"/>
                <w:b/>
              </w:rPr>
              <w:t>Summary of Changes</w:t>
            </w:r>
          </w:p>
        </w:tc>
      </w:tr>
      <w:tr w:rsidR="00D56E3D" w14:paraId="3ADCC67D" w14:textId="77777777" w:rsidTr="63E0AAF9">
        <w:trPr>
          <w:tblHeader/>
        </w:trPr>
        <w:tc>
          <w:tcPr>
            <w:tcW w:w="2337" w:type="dxa"/>
          </w:tcPr>
          <w:p w14:paraId="1857FA68" w14:textId="77777777" w:rsidR="00D56E3D" w:rsidRDefault="00D56E3D" w:rsidP="00D35355">
            <w:pPr>
              <w:jc w:val="both"/>
              <w:rPr>
                <w:rFonts w:ascii="Calibri" w:eastAsia="Calibri" w:hAnsi="Calibri" w:cs="Calibri"/>
              </w:rPr>
            </w:pPr>
            <w:r>
              <w:rPr>
                <w:rFonts w:ascii="Calibri" w:eastAsia="Calibri" w:hAnsi="Calibri" w:cs="Calibri"/>
              </w:rPr>
              <w:t>0.1</w:t>
            </w:r>
          </w:p>
        </w:tc>
        <w:tc>
          <w:tcPr>
            <w:tcW w:w="2337" w:type="dxa"/>
          </w:tcPr>
          <w:p w14:paraId="022E2B5F" w14:textId="20D13C61" w:rsidR="00D56E3D" w:rsidRDefault="00A80904" w:rsidP="00D35355">
            <w:pPr>
              <w:jc w:val="both"/>
              <w:rPr>
                <w:rFonts w:ascii="Calibri" w:eastAsia="Calibri" w:hAnsi="Calibri" w:cs="Calibri"/>
              </w:rPr>
            </w:pPr>
            <w:r>
              <w:rPr>
                <w:rFonts w:ascii="Calibri" w:eastAsia="Calibri" w:hAnsi="Calibri" w:cs="Calibri"/>
              </w:rPr>
              <w:t>04</w:t>
            </w:r>
            <w:r w:rsidR="00D56E3D">
              <w:rPr>
                <w:rFonts w:ascii="Calibri" w:eastAsia="Calibri" w:hAnsi="Calibri" w:cs="Calibri"/>
              </w:rPr>
              <w:t xml:space="preserve"> </w:t>
            </w:r>
            <w:r w:rsidR="00BA10A3">
              <w:rPr>
                <w:rFonts w:ascii="Calibri" w:eastAsia="Calibri" w:hAnsi="Calibri" w:cs="Calibri"/>
              </w:rPr>
              <w:t>April</w:t>
            </w:r>
            <w:r w:rsidR="00D56E3D">
              <w:rPr>
                <w:rFonts w:ascii="Calibri" w:eastAsia="Calibri" w:hAnsi="Calibri" w:cs="Calibri"/>
              </w:rPr>
              <w:t xml:space="preserve"> 2022</w:t>
            </w:r>
          </w:p>
        </w:tc>
        <w:tc>
          <w:tcPr>
            <w:tcW w:w="2338" w:type="dxa"/>
          </w:tcPr>
          <w:p w14:paraId="404288D8" w14:textId="7C9B0974" w:rsidR="00D56E3D" w:rsidRDefault="00B84AE7" w:rsidP="00D35355">
            <w:pPr>
              <w:jc w:val="both"/>
              <w:rPr>
                <w:rFonts w:ascii="Calibri" w:eastAsia="Calibri" w:hAnsi="Calibri" w:cs="Calibri"/>
              </w:rPr>
            </w:pPr>
            <w:r>
              <w:rPr>
                <w:rFonts w:ascii="Calibri" w:eastAsia="Calibri" w:hAnsi="Calibri" w:cs="Calibri"/>
              </w:rPr>
              <w:t>Liu Yuancheng</w:t>
            </w:r>
          </w:p>
        </w:tc>
        <w:tc>
          <w:tcPr>
            <w:tcW w:w="2338" w:type="dxa"/>
          </w:tcPr>
          <w:p w14:paraId="53889C30" w14:textId="1EC66C80" w:rsidR="00D56E3D" w:rsidRDefault="00B84AE7" w:rsidP="00D35355">
            <w:pPr>
              <w:jc w:val="both"/>
              <w:rPr>
                <w:rFonts w:ascii="Calibri" w:eastAsia="Calibri" w:hAnsi="Calibri" w:cs="Calibri"/>
              </w:rPr>
            </w:pPr>
            <w:r>
              <w:rPr>
                <w:rFonts w:ascii="Calibri" w:eastAsia="Calibri" w:hAnsi="Calibri" w:cs="Calibri"/>
              </w:rPr>
              <w:t>Init the doc draft.</w:t>
            </w:r>
          </w:p>
        </w:tc>
      </w:tr>
      <w:tr w:rsidR="63E0AAF9" w14:paraId="764A4A74" w14:textId="77777777" w:rsidTr="63E0AAF9">
        <w:trPr>
          <w:tblHeader/>
          <w:ins w:id="6" w:author="Thng Yu Xuan [2]" w:date="2022-08-03T06:04:00Z"/>
        </w:trPr>
        <w:tc>
          <w:tcPr>
            <w:tcW w:w="2337" w:type="dxa"/>
          </w:tcPr>
          <w:p w14:paraId="298BB142" w14:textId="192CB9DC" w:rsidR="63E0AAF9" w:rsidRDefault="63E0AAF9" w:rsidP="63E0AAF9">
            <w:pPr>
              <w:jc w:val="both"/>
              <w:rPr>
                <w:rFonts w:ascii="Calibri" w:eastAsia="Calibri" w:hAnsi="Calibri" w:cs="Calibri"/>
              </w:rPr>
            </w:pPr>
            <w:ins w:id="7" w:author="Thng Yu Xuan [2]" w:date="2022-08-03T06:04:00Z">
              <w:r w:rsidRPr="63E0AAF9">
                <w:rPr>
                  <w:rFonts w:ascii="Calibri" w:eastAsia="Calibri" w:hAnsi="Calibri" w:cs="Calibri"/>
                </w:rPr>
                <w:t>0.2</w:t>
              </w:r>
            </w:ins>
          </w:p>
        </w:tc>
        <w:tc>
          <w:tcPr>
            <w:tcW w:w="2337" w:type="dxa"/>
          </w:tcPr>
          <w:p w14:paraId="5DDD110F" w14:textId="6B6BC3BC" w:rsidR="63E0AAF9" w:rsidRDefault="63E0AAF9" w:rsidP="63E0AAF9">
            <w:pPr>
              <w:jc w:val="both"/>
              <w:rPr>
                <w:rFonts w:ascii="Calibri" w:eastAsia="Calibri" w:hAnsi="Calibri" w:cs="Calibri"/>
              </w:rPr>
            </w:pPr>
            <w:ins w:id="8" w:author="Thng Yu Xuan [2]" w:date="2022-08-03T06:04:00Z">
              <w:r w:rsidRPr="63E0AAF9">
                <w:rPr>
                  <w:rFonts w:ascii="Calibri" w:eastAsia="Calibri" w:hAnsi="Calibri" w:cs="Calibri"/>
                </w:rPr>
                <w:t>04 July 2022</w:t>
              </w:r>
            </w:ins>
          </w:p>
        </w:tc>
        <w:tc>
          <w:tcPr>
            <w:tcW w:w="2338" w:type="dxa"/>
          </w:tcPr>
          <w:p w14:paraId="7256D48E" w14:textId="3FC36501" w:rsidR="63E0AAF9" w:rsidRDefault="63E0AAF9" w:rsidP="63E0AAF9">
            <w:pPr>
              <w:jc w:val="both"/>
              <w:rPr>
                <w:rFonts w:ascii="Calibri" w:eastAsia="Calibri" w:hAnsi="Calibri" w:cs="Calibri"/>
              </w:rPr>
            </w:pPr>
            <w:ins w:id="9" w:author="Thng Yu Xuan [2]" w:date="2022-08-03T06:04:00Z">
              <w:r w:rsidRPr="63E0AAF9">
                <w:rPr>
                  <w:rFonts w:ascii="Calibri" w:eastAsia="Calibri" w:hAnsi="Calibri" w:cs="Calibri"/>
                </w:rPr>
                <w:t>Florentiana Yuwono &amp; Thng Yu Xuan</w:t>
              </w:r>
            </w:ins>
          </w:p>
        </w:tc>
        <w:tc>
          <w:tcPr>
            <w:tcW w:w="2338" w:type="dxa"/>
          </w:tcPr>
          <w:p w14:paraId="1555D9AA" w14:textId="541479B0" w:rsidR="63E0AAF9" w:rsidRDefault="63E0AAF9" w:rsidP="63E0AAF9">
            <w:pPr>
              <w:jc w:val="both"/>
              <w:rPr>
                <w:rFonts w:ascii="Calibri" w:eastAsia="Calibri" w:hAnsi="Calibri" w:cs="Calibri"/>
              </w:rPr>
            </w:pPr>
            <w:ins w:id="10" w:author="Thng Yu Xuan [2]" w:date="2022-08-03T06:04:00Z">
              <w:del w:id="11" w:author="Thng Yu Xuan" w:date="2022-08-03T14:11:00Z">
                <w:r w:rsidRPr="63E0AAF9" w:rsidDel="007A04B8">
                  <w:rPr>
                    <w:rFonts w:ascii="Calibri" w:eastAsia="Calibri" w:hAnsi="Calibri" w:cs="Calibri"/>
                  </w:rPr>
                  <w:delText>Improve</w:delText>
                </w:r>
              </w:del>
            </w:ins>
            <w:ins w:id="12" w:author="Thng Yu Xuan [2]" w:date="2022-08-03T06:05:00Z">
              <w:del w:id="13" w:author="Thng Yu Xuan" w:date="2022-08-03T14:11:00Z">
                <w:r w:rsidRPr="63E0AAF9" w:rsidDel="007A04B8">
                  <w:rPr>
                    <w:rFonts w:ascii="Calibri" w:eastAsia="Calibri" w:hAnsi="Calibri" w:cs="Calibri"/>
                  </w:rPr>
                  <w:delText xml:space="preserve"> wording and </w:delText>
                </w:r>
              </w:del>
            </w:ins>
            <w:ins w:id="14" w:author="Thng Yu Xuan [2]" w:date="2022-08-03T06:04:00Z">
              <w:del w:id="15" w:author="Thng Yu Xuan" w:date="2022-08-03T14:11:00Z">
                <w:r w:rsidRPr="63E0AAF9" w:rsidDel="007A04B8">
                  <w:rPr>
                    <w:rFonts w:ascii="Calibri" w:eastAsia="Calibri" w:hAnsi="Calibri" w:cs="Calibri"/>
                  </w:rPr>
                  <w:delText>instructions</w:delText>
                </w:r>
              </w:del>
            </w:ins>
            <w:ins w:id="16" w:author="Thng Yu Xuan" w:date="2022-08-03T14:11:00Z">
              <w:r w:rsidR="007A04B8">
                <w:rPr>
                  <w:rFonts w:ascii="Calibri" w:eastAsia="Calibri" w:hAnsi="Calibri" w:cs="Calibri"/>
                </w:rPr>
                <w:t>Small improvements</w:t>
              </w:r>
            </w:ins>
          </w:p>
        </w:tc>
      </w:tr>
    </w:tbl>
    <w:p w14:paraId="25A7BD5A" w14:textId="77777777" w:rsidR="00D56E3D" w:rsidRDefault="00D56E3D" w:rsidP="00D56E3D">
      <w:pPr>
        <w:shd w:val="clear" w:color="auto" w:fill="FFFFFF"/>
        <w:spacing w:before="100" w:beforeAutospacing="1" w:after="100" w:afterAutospacing="1" w:line="240" w:lineRule="auto"/>
        <w:rPr>
          <w:rFonts w:ascii="Segoe UI" w:eastAsia="Times New Roman" w:hAnsi="Segoe UI" w:cs="Segoe UI"/>
          <w:b/>
          <w:bCs/>
          <w:color w:val="242424"/>
          <w:sz w:val="21"/>
          <w:szCs w:val="21"/>
        </w:rPr>
      </w:pPr>
    </w:p>
    <w:p w14:paraId="2F17F259" w14:textId="77777777" w:rsidR="00D56E3D" w:rsidRDefault="00D56E3D" w:rsidP="00D56E3D">
      <w:pPr>
        <w:shd w:val="clear" w:color="auto" w:fill="FFFFFF"/>
        <w:spacing w:before="100" w:beforeAutospacing="1" w:after="100" w:afterAutospacing="1" w:line="240" w:lineRule="auto"/>
        <w:rPr>
          <w:rFonts w:ascii="Segoe UI" w:eastAsia="Times New Roman" w:hAnsi="Segoe UI" w:cs="Segoe UI"/>
          <w:b/>
          <w:bCs/>
          <w:color w:val="242424"/>
          <w:sz w:val="21"/>
          <w:szCs w:val="21"/>
        </w:rPr>
      </w:pPr>
    </w:p>
    <w:p w14:paraId="44B91334" w14:textId="77777777" w:rsidR="00D56E3D" w:rsidRDefault="00D56E3D" w:rsidP="00D56E3D">
      <w:pPr>
        <w:shd w:val="clear" w:color="auto" w:fill="FFFFFF"/>
        <w:spacing w:before="100" w:beforeAutospacing="1" w:after="100" w:afterAutospacing="1" w:line="240" w:lineRule="auto"/>
        <w:rPr>
          <w:rFonts w:ascii="Segoe UI" w:eastAsia="Times New Roman" w:hAnsi="Segoe UI" w:cs="Segoe UI"/>
          <w:b/>
          <w:bCs/>
          <w:color w:val="242424"/>
          <w:sz w:val="21"/>
          <w:szCs w:val="21"/>
        </w:rPr>
      </w:pPr>
    </w:p>
    <w:p w14:paraId="0B2287B0" w14:textId="77777777" w:rsidR="00D56E3D" w:rsidRDefault="00D56E3D" w:rsidP="00D56E3D">
      <w:pPr>
        <w:shd w:val="clear" w:color="auto" w:fill="FFFFFF"/>
        <w:spacing w:before="100" w:beforeAutospacing="1" w:after="100" w:afterAutospacing="1" w:line="240" w:lineRule="auto"/>
        <w:rPr>
          <w:rFonts w:ascii="Segoe UI" w:eastAsia="Times New Roman" w:hAnsi="Segoe UI" w:cs="Segoe UI"/>
          <w:b/>
          <w:bCs/>
          <w:color w:val="242424"/>
          <w:sz w:val="21"/>
          <w:szCs w:val="21"/>
        </w:rPr>
      </w:pPr>
    </w:p>
    <w:p w14:paraId="46BC1D97" w14:textId="77777777" w:rsidR="00D56E3D" w:rsidRDefault="00D56E3D" w:rsidP="00D56E3D">
      <w:pPr>
        <w:shd w:val="clear" w:color="auto" w:fill="FFFFFF"/>
        <w:spacing w:before="100" w:beforeAutospacing="1" w:after="100" w:afterAutospacing="1" w:line="240" w:lineRule="auto"/>
        <w:rPr>
          <w:rFonts w:ascii="Segoe UI" w:eastAsia="Times New Roman" w:hAnsi="Segoe UI" w:cs="Segoe UI"/>
          <w:b/>
          <w:bCs/>
          <w:color w:val="242424"/>
          <w:sz w:val="21"/>
          <w:szCs w:val="21"/>
        </w:rPr>
      </w:pPr>
    </w:p>
    <w:p w14:paraId="39C7FB9A" w14:textId="77777777" w:rsidR="00D56E3D" w:rsidRDefault="00D56E3D" w:rsidP="00D56E3D">
      <w:pPr>
        <w:shd w:val="clear" w:color="auto" w:fill="FFFFFF"/>
        <w:spacing w:before="100" w:beforeAutospacing="1" w:after="100" w:afterAutospacing="1" w:line="240" w:lineRule="auto"/>
        <w:rPr>
          <w:rFonts w:ascii="Segoe UI" w:eastAsia="Times New Roman" w:hAnsi="Segoe UI" w:cs="Segoe UI"/>
          <w:b/>
          <w:bCs/>
          <w:color w:val="242424"/>
          <w:sz w:val="21"/>
          <w:szCs w:val="21"/>
        </w:rPr>
      </w:pPr>
    </w:p>
    <w:p w14:paraId="480C234E" w14:textId="77777777" w:rsidR="00D56E3D" w:rsidRDefault="00D56E3D" w:rsidP="00D56E3D">
      <w:pPr>
        <w:shd w:val="clear" w:color="auto" w:fill="FFFFFF"/>
        <w:spacing w:before="100" w:beforeAutospacing="1" w:after="100" w:afterAutospacing="1" w:line="240" w:lineRule="auto"/>
        <w:rPr>
          <w:rFonts w:ascii="Segoe UI" w:eastAsia="Times New Roman" w:hAnsi="Segoe UI" w:cs="Segoe UI"/>
          <w:b/>
          <w:bCs/>
          <w:color w:val="242424"/>
          <w:sz w:val="21"/>
          <w:szCs w:val="21"/>
        </w:rPr>
      </w:pPr>
    </w:p>
    <w:p w14:paraId="14B33171" w14:textId="77777777" w:rsidR="00D56E3D" w:rsidRDefault="00D56E3D" w:rsidP="00D56E3D">
      <w:pPr>
        <w:shd w:val="clear" w:color="auto" w:fill="FFFFFF"/>
        <w:spacing w:before="100" w:beforeAutospacing="1" w:after="100" w:afterAutospacing="1" w:line="240" w:lineRule="auto"/>
        <w:rPr>
          <w:rFonts w:ascii="Segoe UI" w:eastAsia="Times New Roman" w:hAnsi="Segoe UI" w:cs="Segoe UI"/>
          <w:b/>
          <w:bCs/>
          <w:color w:val="242424"/>
          <w:sz w:val="21"/>
          <w:szCs w:val="21"/>
        </w:rPr>
      </w:pPr>
    </w:p>
    <w:p w14:paraId="397C882E" w14:textId="77777777" w:rsidR="00D56E3D" w:rsidRDefault="00D56E3D" w:rsidP="00D56E3D">
      <w:pPr>
        <w:shd w:val="clear" w:color="auto" w:fill="FFFFFF"/>
        <w:spacing w:before="100" w:beforeAutospacing="1" w:after="100" w:afterAutospacing="1" w:line="240" w:lineRule="auto"/>
        <w:rPr>
          <w:rFonts w:ascii="Segoe UI" w:eastAsia="Times New Roman" w:hAnsi="Segoe UI" w:cs="Segoe UI"/>
          <w:b/>
          <w:bCs/>
          <w:color w:val="242424"/>
          <w:sz w:val="21"/>
          <w:szCs w:val="21"/>
        </w:rPr>
      </w:pPr>
    </w:p>
    <w:p w14:paraId="7981152A" w14:textId="77777777" w:rsidR="00D56E3D" w:rsidRDefault="00D56E3D" w:rsidP="00D56E3D">
      <w:pPr>
        <w:shd w:val="clear" w:color="auto" w:fill="FFFFFF"/>
        <w:spacing w:before="100" w:beforeAutospacing="1" w:after="100" w:afterAutospacing="1" w:line="240" w:lineRule="auto"/>
        <w:rPr>
          <w:rFonts w:ascii="Segoe UI" w:eastAsia="Times New Roman" w:hAnsi="Segoe UI" w:cs="Segoe UI"/>
          <w:b/>
          <w:bCs/>
          <w:color w:val="242424"/>
          <w:sz w:val="21"/>
          <w:szCs w:val="21"/>
        </w:rPr>
      </w:pPr>
    </w:p>
    <w:p w14:paraId="6815DEE5" w14:textId="77777777" w:rsidR="00D56E3D" w:rsidRDefault="00D56E3D" w:rsidP="00D56E3D">
      <w:pPr>
        <w:shd w:val="clear" w:color="auto" w:fill="FFFFFF"/>
        <w:spacing w:before="100" w:beforeAutospacing="1" w:after="100" w:afterAutospacing="1" w:line="240" w:lineRule="auto"/>
        <w:rPr>
          <w:rFonts w:ascii="Segoe UI" w:eastAsia="Times New Roman" w:hAnsi="Segoe UI" w:cs="Segoe UI"/>
          <w:b/>
          <w:bCs/>
          <w:color w:val="242424"/>
          <w:sz w:val="21"/>
          <w:szCs w:val="21"/>
        </w:rPr>
      </w:pPr>
    </w:p>
    <w:p w14:paraId="2A14F419" w14:textId="77777777" w:rsidR="00D56E3D" w:rsidRDefault="00D56E3D" w:rsidP="00D56E3D">
      <w:pPr>
        <w:shd w:val="clear" w:color="auto" w:fill="FFFFFF"/>
        <w:spacing w:before="100" w:beforeAutospacing="1" w:after="100" w:afterAutospacing="1" w:line="240" w:lineRule="auto"/>
        <w:rPr>
          <w:rFonts w:ascii="Segoe UI" w:eastAsia="Times New Roman" w:hAnsi="Segoe UI" w:cs="Segoe UI"/>
          <w:b/>
          <w:bCs/>
          <w:color w:val="242424"/>
          <w:sz w:val="21"/>
          <w:szCs w:val="21"/>
        </w:rPr>
      </w:pPr>
    </w:p>
    <w:p w14:paraId="095F8D43" w14:textId="6C8B1DEA" w:rsidR="00106D82" w:rsidRDefault="00000000"/>
    <w:p w14:paraId="30078DB3" w14:textId="2CD3D0E3" w:rsidR="007358AF" w:rsidRDefault="007358AF"/>
    <w:p w14:paraId="55016B88" w14:textId="32871CCB" w:rsidR="007358AF" w:rsidRDefault="007358AF"/>
    <w:p w14:paraId="0468702A" w14:textId="35A3BB9F" w:rsidR="007358AF" w:rsidRDefault="007358AF"/>
    <w:p w14:paraId="65619DB9" w14:textId="6CECAFAD" w:rsidR="007358AF" w:rsidRDefault="007358AF"/>
    <w:p w14:paraId="4F1C6826" w14:textId="0FD44DA7" w:rsidR="007358AF" w:rsidRDefault="007358AF"/>
    <w:p w14:paraId="5EB3BCF5" w14:textId="3064F32C" w:rsidR="007358AF" w:rsidRDefault="007358AF"/>
    <w:p w14:paraId="2BD1B59A" w14:textId="2730ADE3" w:rsidR="007358AF" w:rsidRDefault="007358AF"/>
    <w:p w14:paraId="118BA83F" w14:textId="35C23701" w:rsidR="007358AF" w:rsidRDefault="007358AF"/>
    <w:p w14:paraId="76C4EB17" w14:textId="7B7BC75D" w:rsidR="007358AF" w:rsidRDefault="007358AF"/>
    <w:p w14:paraId="569C3E49" w14:textId="430E47F7" w:rsidR="007358AF" w:rsidRDefault="007358AF"/>
    <w:p w14:paraId="15EBB995" w14:textId="0F3B3D5B" w:rsidR="007358AF" w:rsidRDefault="007358AF"/>
    <w:sdt>
      <w:sdtPr>
        <w:rPr>
          <w:rFonts w:asciiTheme="minorHAnsi" w:eastAsiaTheme="minorEastAsia" w:hAnsiTheme="minorHAnsi" w:cstheme="minorBidi"/>
          <w:color w:val="auto"/>
          <w:sz w:val="22"/>
          <w:szCs w:val="22"/>
          <w:shd w:val="clear" w:color="auto" w:fill="E6E6E6"/>
          <w:lang w:val="en-SG" w:eastAsia="zh-CN"/>
        </w:rPr>
        <w:id w:val="1184397710"/>
        <w:docPartObj>
          <w:docPartGallery w:val="Table of Contents"/>
          <w:docPartUnique/>
        </w:docPartObj>
      </w:sdtPr>
      <w:sdtEndPr>
        <w:rPr>
          <w:b/>
          <w:bCs/>
          <w:noProof/>
        </w:rPr>
      </w:sdtEndPr>
      <w:sdtContent>
        <w:p w14:paraId="78599FBF" w14:textId="41EC5A2C" w:rsidR="00CB4ADA" w:rsidRDefault="00CB4ADA">
          <w:pPr>
            <w:pStyle w:val="TOCHeading"/>
          </w:pPr>
          <w:r>
            <w:t>Contents</w:t>
          </w:r>
        </w:p>
        <w:p w14:paraId="44723FEA" w14:textId="6809D332" w:rsidR="00E11D80" w:rsidRDefault="00CB4ADA">
          <w:pPr>
            <w:pStyle w:val="TOC1"/>
            <w:tabs>
              <w:tab w:val="right" w:leader="dot" w:pos="9016"/>
            </w:tabs>
            <w:rPr>
              <w:ins w:id="17" w:author="Liu yuancheng" w:date="2022-04-07T23:47:00Z"/>
              <w:rFonts w:cstheme="minorBidi"/>
              <w:noProof/>
              <w:lang w:val="en-SG" w:eastAsia="zh-CN"/>
            </w:rPr>
          </w:pPr>
          <w:r>
            <w:rPr>
              <w:color w:val="2B579A"/>
              <w:shd w:val="clear" w:color="auto" w:fill="E6E6E6"/>
            </w:rPr>
            <w:fldChar w:fldCharType="begin"/>
          </w:r>
          <w:r>
            <w:instrText xml:space="preserve"> TOC \o "1-3" \h \z \u </w:instrText>
          </w:r>
          <w:r>
            <w:rPr>
              <w:color w:val="2B579A"/>
              <w:shd w:val="clear" w:color="auto" w:fill="E6E6E6"/>
            </w:rPr>
            <w:fldChar w:fldCharType="separate"/>
          </w:r>
          <w:ins w:id="18" w:author="Liu yuancheng" w:date="2022-04-07T23:47:00Z">
            <w:r w:rsidR="00E11D80" w:rsidRPr="000707C6">
              <w:rPr>
                <w:rStyle w:val="Hyperlink"/>
                <w:noProof/>
              </w:rPr>
              <w:fldChar w:fldCharType="begin"/>
            </w:r>
            <w:r w:rsidR="00E11D80" w:rsidRPr="000707C6">
              <w:rPr>
                <w:rStyle w:val="Hyperlink"/>
                <w:noProof/>
              </w:rPr>
              <w:instrText xml:space="preserve"> </w:instrText>
            </w:r>
            <w:r w:rsidR="00E11D80">
              <w:rPr>
                <w:noProof/>
              </w:rPr>
              <w:instrText>HYPERLINK \l "_Toc100267648"</w:instrText>
            </w:r>
            <w:r w:rsidR="00E11D80" w:rsidRPr="000707C6">
              <w:rPr>
                <w:rStyle w:val="Hyperlink"/>
                <w:noProof/>
              </w:rPr>
              <w:instrText xml:space="preserve"> </w:instrText>
            </w:r>
            <w:r w:rsidR="00E11D80" w:rsidRPr="000707C6">
              <w:rPr>
                <w:rStyle w:val="Hyperlink"/>
                <w:noProof/>
              </w:rPr>
              <w:fldChar w:fldCharType="separate"/>
            </w:r>
            <w:r w:rsidR="00E11D80" w:rsidRPr="000707C6">
              <w:rPr>
                <w:rStyle w:val="Hyperlink"/>
                <w:noProof/>
              </w:rPr>
              <w:t>Version Control</w:t>
            </w:r>
            <w:r w:rsidR="00E11D80">
              <w:rPr>
                <w:noProof/>
                <w:webHidden/>
              </w:rPr>
              <w:tab/>
            </w:r>
            <w:r w:rsidR="00E11D80">
              <w:rPr>
                <w:noProof/>
                <w:webHidden/>
                <w:color w:val="2B579A"/>
                <w:shd w:val="clear" w:color="auto" w:fill="E6E6E6"/>
              </w:rPr>
              <w:fldChar w:fldCharType="begin"/>
            </w:r>
            <w:r w:rsidR="00E11D80">
              <w:rPr>
                <w:noProof/>
                <w:webHidden/>
              </w:rPr>
              <w:instrText xml:space="preserve"> PAGEREF _Toc100267648 \h </w:instrText>
            </w:r>
          </w:ins>
          <w:r w:rsidR="00E11D80">
            <w:rPr>
              <w:noProof/>
              <w:webHidden/>
              <w:color w:val="2B579A"/>
              <w:shd w:val="clear" w:color="auto" w:fill="E6E6E6"/>
            </w:rPr>
          </w:r>
          <w:r w:rsidR="00E11D80">
            <w:rPr>
              <w:noProof/>
              <w:webHidden/>
              <w:color w:val="2B579A"/>
              <w:shd w:val="clear" w:color="auto" w:fill="E6E6E6"/>
            </w:rPr>
            <w:fldChar w:fldCharType="separate"/>
          </w:r>
          <w:ins w:id="19" w:author="Liu yuancheng" w:date="2022-04-07T23:47:00Z">
            <w:r w:rsidR="00E11D80">
              <w:rPr>
                <w:noProof/>
                <w:webHidden/>
              </w:rPr>
              <w:t>2</w:t>
            </w:r>
            <w:r w:rsidR="00E11D80">
              <w:rPr>
                <w:noProof/>
                <w:webHidden/>
                <w:color w:val="2B579A"/>
                <w:shd w:val="clear" w:color="auto" w:fill="E6E6E6"/>
              </w:rPr>
              <w:fldChar w:fldCharType="end"/>
            </w:r>
            <w:r w:rsidR="00E11D80" w:rsidRPr="000707C6">
              <w:rPr>
                <w:rStyle w:val="Hyperlink"/>
                <w:noProof/>
              </w:rPr>
              <w:fldChar w:fldCharType="end"/>
            </w:r>
          </w:ins>
        </w:p>
        <w:p w14:paraId="6E0AD197" w14:textId="4A1FD152" w:rsidR="00E11D80" w:rsidRDefault="00E11D80">
          <w:pPr>
            <w:pStyle w:val="TOC1"/>
            <w:tabs>
              <w:tab w:val="right" w:leader="dot" w:pos="9016"/>
            </w:tabs>
            <w:rPr>
              <w:ins w:id="20" w:author="Liu yuancheng" w:date="2022-04-07T23:47:00Z"/>
              <w:rFonts w:cstheme="minorBidi"/>
              <w:noProof/>
              <w:lang w:val="en-SG" w:eastAsia="zh-CN"/>
            </w:rPr>
          </w:pPr>
          <w:ins w:id="21" w:author="Liu yuancheng" w:date="2022-04-07T23:47:00Z">
            <w:r w:rsidRPr="000707C6">
              <w:rPr>
                <w:rStyle w:val="Hyperlink"/>
                <w:noProof/>
              </w:rPr>
              <w:fldChar w:fldCharType="begin"/>
            </w:r>
            <w:r w:rsidRPr="000707C6">
              <w:rPr>
                <w:rStyle w:val="Hyperlink"/>
                <w:noProof/>
              </w:rPr>
              <w:instrText xml:space="preserve"> </w:instrText>
            </w:r>
            <w:r>
              <w:rPr>
                <w:noProof/>
              </w:rPr>
              <w:instrText>HYPERLINK \l "_Toc100267649"</w:instrText>
            </w:r>
            <w:r w:rsidRPr="000707C6">
              <w:rPr>
                <w:rStyle w:val="Hyperlink"/>
                <w:noProof/>
              </w:rPr>
              <w:instrText xml:space="preserve"> </w:instrText>
            </w:r>
            <w:r w:rsidRPr="000707C6">
              <w:rPr>
                <w:rStyle w:val="Hyperlink"/>
                <w:noProof/>
              </w:rPr>
              <w:fldChar w:fldCharType="separate"/>
            </w:r>
            <w:r w:rsidRPr="000707C6">
              <w:rPr>
                <w:rStyle w:val="Hyperlink"/>
                <w:noProof/>
              </w:rPr>
              <w:t>1. Introduction</w:t>
            </w:r>
            <w:r>
              <w:rPr>
                <w:noProof/>
                <w:webHidden/>
              </w:rPr>
              <w:tab/>
            </w:r>
            <w:r>
              <w:rPr>
                <w:noProof/>
                <w:webHidden/>
                <w:color w:val="2B579A"/>
                <w:shd w:val="clear" w:color="auto" w:fill="E6E6E6"/>
              </w:rPr>
              <w:fldChar w:fldCharType="begin"/>
            </w:r>
            <w:r>
              <w:rPr>
                <w:noProof/>
                <w:webHidden/>
              </w:rPr>
              <w:instrText xml:space="preserve"> PAGEREF _Toc100267649 \h </w:instrText>
            </w:r>
          </w:ins>
          <w:r>
            <w:rPr>
              <w:noProof/>
              <w:webHidden/>
              <w:color w:val="2B579A"/>
              <w:shd w:val="clear" w:color="auto" w:fill="E6E6E6"/>
            </w:rPr>
          </w:r>
          <w:r>
            <w:rPr>
              <w:noProof/>
              <w:webHidden/>
              <w:color w:val="2B579A"/>
              <w:shd w:val="clear" w:color="auto" w:fill="E6E6E6"/>
            </w:rPr>
            <w:fldChar w:fldCharType="separate"/>
          </w:r>
          <w:ins w:id="22" w:author="Liu yuancheng" w:date="2022-04-07T23:47:00Z">
            <w:r>
              <w:rPr>
                <w:noProof/>
                <w:webHidden/>
              </w:rPr>
              <w:t>4</w:t>
            </w:r>
            <w:r>
              <w:rPr>
                <w:noProof/>
                <w:webHidden/>
                <w:color w:val="2B579A"/>
                <w:shd w:val="clear" w:color="auto" w:fill="E6E6E6"/>
              </w:rPr>
              <w:fldChar w:fldCharType="end"/>
            </w:r>
            <w:r w:rsidRPr="000707C6">
              <w:rPr>
                <w:rStyle w:val="Hyperlink"/>
                <w:noProof/>
              </w:rPr>
              <w:fldChar w:fldCharType="end"/>
            </w:r>
          </w:ins>
        </w:p>
        <w:p w14:paraId="3017890A" w14:textId="3FE2FF74" w:rsidR="00E11D80" w:rsidRDefault="00E11D80">
          <w:pPr>
            <w:pStyle w:val="TOC1"/>
            <w:tabs>
              <w:tab w:val="right" w:leader="dot" w:pos="9016"/>
            </w:tabs>
            <w:rPr>
              <w:ins w:id="23" w:author="Liu yuancheng" w:date="2022-04-07T23:47:00Z"/>
              <w:rFonts w:cstheme="minorBidi"/>
              <w:noProof/>
              <w:lang w:val="en-SG" w:eastAsia="zh-CN"/>
            </w:rPr>
          </w:pPr>
          <w:ins w:id="24" w:author="Liu yuancheng" w:date="2022-04-07T23:47:00Z">
            <w:r w:rsidRPr="000707C6">
              <w:rPr>
                <w:rStyle w:val="Hyperlink"/>
                <w:noProof/>
              </w:rPr>
              <w:fldChar w:fldCharType="begin"/>
            </w:r>
            <w:r w:rsidRPr="000707C6">
              <w:rPr>
                <w:rStyle w:val="Hyperlink"/>
                <w:noProof/>
              </w:rPr>
              <w:instrText xml:space="preserve"> </w:instrText>
            </w:r>
            <w:r>
              <w:rPr>
                <w:noProof/>
              </w:rPr>
              <w:instrText>HYPERLINK \l "_Toc100267650"</w:instrText>
            </w:r>
            <w:r w:rsidRPr="000707C6">
              <w:rPr>
                <w:rStyle w:val="Hyperlink"/>
                <w:noProof/>
              </w:rPr>
              <w:instrText xml:space="preserve"> </w:instrText>
            </w:r>
            <w:r w:rsidRPr="000707C6">
              <w:rPr>
                <w:rStyle w:val="Hyperlink"/>
                <w:noProof/>
              </w:rPr>
              <w:fldChar w:fldCharType="separate"/>
            </w:r>
            <w:r w:rsidRPr="000707C6">
              <w:rPr>
                <w:rStyle w:val="Hyperlink"/>
                <w:noProof/>
              </w:rPr>
              <w:t>2. Windows VM Creation</w:t>
            </w:r>
            <w:r>
              <w:rPr>
                <w:noProof/>
                <w:webHidden/>
              </w:rPr>
              <w:tab/>
            </w:r>
            <w:r>
              <w:rPr>
                <w:noProof/>
                <w:webHidden/>
                <w:color w:val="2B579A"/>
                <w:shd w:val="clear" w:color="auto" w:fill="E6E6E6"/>
              </w:rPr>
              <w:fldChar w:fldCharType="begin"/>
            </w:r>
            <w:r>
              <w:rPr>
                <w:noProof/>
                <w:webHidden/>
              </w:rPr>
              <w:instrText xml:space="preserve"> PAGEREF _Toc100267650 \h </w:instrText>
            </w:r>
          </w:ins>
          <w:r>
            <w:rPr>
              <w:noProof/>
              <w:webHidden/>
              <w:color w:val="2B579A"/>
              <w:shd w:val="clear" w:color="auto" w:fill="E6E6E6"/>
            </w:rPr>
          </w:r>
          <w:r>
            <w:rPr>
              <w:noProof/>
              <w:webHidden/>
              <w:color w:val="2B579A"/>
              <w:shd w:val="clear" w:color="auto" w:fill="E6E6E6"/>
            </w:rPr>
            <w:fldChar w:fldCharType="separate"/>
          </w:r>
          <w:ins w:id="25" w:author="Liu yuancheng" w:date="2022-04-07T23:47:00Z">
            <w:r>
              <w:rPr>
                <w:noProof/>
                <w:webHidden/>
              </w:rPr>
              <w:t>5</w:t>
            </w:r>
            <w:r>
              <w:rPr>
                <w:noProof/>
                <w:webHidden/>
                <w:color w:val="2B579A"/>
                <w:shd w:val="clear" w:color="auto" w:fill="E6E6E6"/>
              </w:rPr>
              <w:fldChar w:fldCharType="end"/>
            </w:r>
            <w:r w:rsidRPr="000707C6">
              <w:rPr>
                <w:rStyle w:val="Hyperlink"/>
                <w:noProof/>
              </w:rPr>
              <w:fldChar w:fldCharType="end"/>
            </w:r>
          </w:ins>
        </w:p>
        <w:p w14:paraId="11F10FCA" w14:textId="49D8282F" w:rsidR="00E11D80" w:rsidRDefault="00E11D80">
          <w:pPr>
            <w:pStyle w:val="TOC2"/>
            <w:tabs>
              <w:tab w:val="right" w:leader="dot" w:pos="9016"/>
            </w:tabs>
            <w:rPr>
              <w:ins w:id="26" w:author="Liu yuancheng" w:date="2022-04-07T23:47:00Z"/>
              <w:rFonts w:cstheme="minorBidi"/>
              <w:noProof/>
              <w:lang w:val="en-SG" w:eastAsia="zh-CN"/>
            </w:rPr>
          </w:pPr>
          <w:ins w:id="27" w:author="Liu yuancheng" w:date="2022-04-07T23:47:00Z">
            <w:r w:rsidRPr="000707C6">
              <w:rPr>
                <w:rStyle w:val="Hyperlink"/>
                <w:noProof/>
              </w:rPr>
              <w:fldChar w:fldCharType="begin"/>
            </w:r>
            <w:r w:rsidRPr="000707C6">
              <w:rPr>
                <w:rStyle w:val="Hyperlink"/>
                <w:noProof/>
              </w:rPr>
              <w:instrText xml:space="preserve"> </w:instrText>
            </w:r>
            <w:r>
              <w:rPr>
                <w:noProof/>
              </w:rPr>
              <w:instrText>HYPERLINK \l "_Toc100267651"</w:instrText>
            </w:r>
            <w:r w:rsidRPr="000707C6">
              <w:rPr>
                <w:rStyle w:val="Hyperlink"/>
                <w:noProof/>
              </w:rPr>
              <w:instrText xml:space="preserve"> </w:instrText>
            </w:r>
            <w:r w:rsidRPr="000707C6">
              <w:rPr>
                <w:rStyle w:val="Hyperlink"/>
                <w:noProof/>
              </w:rPr>
              <w:fldChar w:fldCharType="separate"/>
            </w:r>
            <w:r w:rsidRPr="000707C6">
              <w:rPr>
                <w:rStyle w:val="Hyperlink"/>
                <w:noProof/>
              </w:rPr>
              <w:t>2.1 Login the NCL OpenStack Platform</w:t>
            </w:r>
            <w:r>
              <w:rPr>
                <w:noProof/>
                <w:webHidden/>
              </w:rPr>
              <w:tab/>
            </w:r>
            <w:r>
              <w:rPr>
                <w:noProof/>
                <w:webHidden/>
                <w:color w:val="2B579A"/>
                <w:shd w:val="clear" w:color="auto" w:fill="E6E6E6"/>
              </w:rPr>
              <w:fldChar w:fldCharType="begin"/>
            </w:r>
            <w:r>
              <w:rPr>
                <w:noProof/>
                <w:webHidden/>
              </w:rPr>
              <w:instrText xml:space="preserve"> PAGEREF _Toc100267651 \h </w:instrText>
            </w:r>
          </w:ins>
          <w:r>
            <w:rPr>
              <w:noProof/>
              <w:webHidden/>
              <w:color w:val="2B579A"/>
              <w:shd w:val="clear" w:color="auto" w:fill="E6E6E6"/>
            </w:rPr>
          </w:r>
          <w:r>
            <w:rPr>
              <w:noProof/>
              <w:webHidden/>
              <w:color w:val="2B579A"/>
              <w:shd w:val="clear" w:color="auto" w:fill="E6E6E6"/>
            </w:rPr>
            <w:fldChar w:fldCharType="separate"/>
          </w:r>
          <w:ins w:id="28" w:author="Liu yuancheng" w:date="2022-04-07T23:47:00Z">
            <w:r>
              <w:rPr>
                <w:noProof/>
                <w:webHidden/>
              </w:rPr>
              <w:t>5</w:t>
            </w:r>
            <w:r>
              <w:rPr>
                <w:noProof/>
                <w:webHidden/>
                <w:color w:val="2B579A"/>
                <w:shd w:val="clear" w:color="auto" w:fill="E6E6E6"/>
              </w:rPr>
              <w:fldChar w:fldCharType="end"/>
            </w:r>
            <w:r w:rsidRPr="000707C6">
              <w:rPr>
                <w:rStyle w:val="Hyperlink"/>
                <w:noProof/>
              </w:rPr>
              <w:fldChar w:fldCharType="end"/>
            </w:r>
          </w:ins>
        </w:p>
        <w:p w14:paraId="67F772FA" w14:textId="69E4637A" w:rsidR="00E11D80" w:rsidRDefault="00E11D80">
          <w:pPr>
            <w:pStyle w:val="TOC2"/>
            <w:tabs>
              <w:tab w:val="right" w:leader="dot" w:pos="9016"/>
            </w:tabs>
            <w:rPr>
              <w:ins w:id="29" w:author="Liu yuancheng" w:date="2022-04-07T23:47:00Z"/>
              <w:rFonts w:cstheme="minorBidi"/>
              <w:noProof/>
              <w:lang w:val="en-SG" w:eastAsia="zh-CN"/>
            </w:rPr>
          </w:pPr>
          <w:ins w:id="30" w:author="Liu yuancheng" w:date="2022-04-07T23:47:00Z">
            <w:r w:rsidRPr="000707C6">
              <w:rPr>
                <w:rStyle w:val="Hyperlink"/>
                <w:noProof/>
              </w:rPr>
              <w:fldChar w:fldCharType="begin"/>
            </w:r>
            <w:r w:rsidRPr="000707C6">
              <w:rPr>
                <w:rStyle w:val="Hyperlink"/>
                <w:noProof/>
              </w:rPr>
              <w:instrText xml:space="preserve"> </w:instrText>
            </w:r>
            <w:r>
              <w:rPr>
                <w:noProof/>
              </w:rPr>
              <w:instrText>HYPERLINK \l "_Toc100267652"</w:instrText>
            </w:r>
            <w:r w:rsidRPr="000707C6">
              <w:rPr>
                <w:rStyle w:val="Hyperlink"/>
                <w:noProof/>
              </w:rPr>
              <w:instrText xml:space="preserve"> </w:instrText>
            </w:r>
            <w:r w:rsidRPr="000707C6">
              <w:rPr>
                <w:rStyle w:val="Hyperlink"/>
                <w:noProof/>
              </w:rPr>
              <w:fldChar w:fldCharType="separate"/>
            </w:r>
            <w:r w:rsidRPr="000707C6">
              <w:rPr>
                <w:rStyle w:val="Hyperlink"/>
                <w:noProof/>
              </w:rPr>
              <w:t>2.2 Create an Instance with Windows-VM-Image</w:t>
            </w:r>
            <w:r>
              <w:rPr>
                <w:noProof/>
                <w:webHidden/>
              </w:rPr>
              <w:tab/>
            </w:r>
            <w:r>
              <w:rPr>
                <w:noProof/>
                <w:webHidden/>
                <w:color w:val="2B579A"/>
                <w:shd w:val="clear" w:color="auto" w:fill="E6E6E6"/>
              </w:rPr>
              <w:fldChar w:fldCharType="begin"/>
            </w:r>
            <w:r>
              <w:rPr>
                <w:noProof/>
                <w:webHidden/>
              </w:rPr>
              <w:instrText xml:space="preserve"> PAGEREF _Toc100267652 \h </w:instrText>
            </w:r>
          </w:ins>
          <w:r>
            <w:rPr>
              <w:noProof/>
              <w:webHidden/>
              <w:color w:val="2B579A"/>
              <w:shd w:val="clear" w:color="auto" w:fill="E6E6E6"/>
            </w:rPr>
          </w:r>
          <w:r>
            <w:rPr>
              <w:noProof/>
              <w:webHidden/>
              <w:color w:val="2B579A"/>
              <w:shd w:val="clear" w:color="auto" w:fill="E6E6E6"/>
            </w:rPr>
            <w:fldChar w:fldCharType="separate"/>
          </w:r>
          <w:ins w:id="31" w:author="Liu yuancheng" w:date="2022-04-07T23:47:00Z">
            <w:r>
              <w:rPr>
                <w:noProof/>
                <w:webHidden/>
              </w:rPr>
              <w:t>6</w:t>
            </w:r>
            <w:r>
              <w:rPr>
                <w:noProof/>
                <w:webHidden/>
                <w:color w:val="2B579A"/>
                <w:shd w:val="clear" w:color="auto" w:fill="E6E6E6"/>
              </w:rPr>
              <w:fldChar w:fldCharType="end"/>
            </w:r>
            <w:r w:rsidRPr="000707C6">
              <w:rPr>
                <w:rStyle w:val="Hyperlink"/>
                <w:noProof/>
              </w:rPr>
              <w:fldChar w:fldCharType="end"/>
            </w:r>
          </w:ins>
        </w:p>
        <w:p w14:paraId="1B02BC4F" w14:textId="7FCD5DD6" w:rsidR="00E11D80" w:rsidRDefault="00E11D80">
          <w:pPr>
            <w:pStyle w:val="TOC3"/>
            <w:tabs>
              <w:tab w:val="right" w:leader="dot" w:pos="9016"/>
            </w:tabs>
            <w:rPr>
              <w:ins w:id="32" w:author="Liu yuancheng" w:date="2022-04-07T23:47:00Z"/>
              <w:rFonts w:cstheme="minorBidi"/>
              <w:noProof/>
              <w:lang w:val="en-SG" w:eastAsia="zh-CN"/>
            </w:rPr>
          </w:pPr>
          <w:ins w:id="33" w:author="Liu yuancheng" w:date="2022-04-07T23:47:00Z">
            <w:r w:rsidRPr="000707C6">
              <w:rPr>
                <w:rStyle w:val="Hyperlink"/>
                <w:noProof/>
              </w:rPr>
              <w:fldChar w:fldCharType="begin"/>
            </w:r>
            <w:r w:rsidRPr="000707C6">
              <w:rPr>
                <w:rStyle w:val="Hyperlink"/>
                <w:noProof/>
              </w:rPr>
              <w:instrText xml:space="preserve"> </w:instrText>
            </w:r>
            <w:r>
              <w:rPr>
                <w:noProof/>
              </w:rPr>
              <w:instrText>HYPERLINK \l "_Toc100267653"</w:instrText>
            </w:r>
            <w:r w:rsidRPr="000707C6">
              <w:rPr>
                <w:rStyle w:val="Hyperlink"/>
                <w:noProof/>
              </w:rPr>
              <w:instrText xml:space="preserve"> </w:instrText>
            </w:r>
            <w:r w:rsidRPr="000707C6">
              <w:rPr>
                <w:rStyle w:val="Hyperlink"/>
                <w:noProof/>
              </w:rPr>
              <w:fldChar w:fldCharType="separate"/>
            </w:r>
            <w:r w:rsidRPr="000707C6">
              <w:rPr>
                <w:rStyle w:val="Hyperlink"/>
                <w:noProof/>
              </w:rPr>
              <w:t>2.2.1 Access the Instance Creation Page</w:t>
            </w:r>
            <w:r>
              <w:rPr>
                <w:noProof/>
                <w:webHidden/>
              </w:rPr>
              <w:tab/>
            </w:r>
            <w:r>
              <w:rPr>
                <w:noProof/>
                <w:webHidden/>
                <w:color w:val="2B579A"/>
                <w:shd w:val="clear" w:color="auto" w:fill="E6E6E6"/>
              </w:rPr>
              <w:fldChar w:fldCharType="begin"/>
            </w:r>
            <w:r>
              <w:rPr>
                <w:noProof/>
                <w:webHidden/>
              </w:rPr>
              <w:instrText xml:space="preserve"> PAGEREF _Toc100267653 \h </w:instrText>
            </w:r>
          </w:ins>
          <w:r>
            <w:rPr>
              <w:noProof/>
              <w:webHidden/>
              <w:color w:val="2B579A"/>
              <w:shd w:val="clear" w:color="auto" w:fill="E6E6E6"/>
            </w:rPr>
          </w:r>
          <w:r>
            <w:rPr>
              <w:noProof/>
              <w:webHidden/>
              <w:color w:val="2B579A"/>
              <w:shd w:val="clear" w:color="auto" w:fill="E6E6E6"/>
            </w:rPr>
            <w:fldChar w:fldCharType="separate"/>
          </w:r>
          <w:ins w:id="34" w:author="Liu yuancheng" w:date="2022-04-07T23:47:00Z">
            <w:r>
              <w:rPr>
                <w:noProof/>
                <w:webHidden/>
              </w:rPr>
              <w:t>6</w:t>
            </w:r>
            <w:r>
              <w:rPr>
                <w:noProof/>
                <w:webHidden/>
                <w:color w:val="2B579A"/>
                <w:shd w:val="clear" w:color="auto" w:fill="E6E6E6"/>
              </w:rPr>
              <w:fldChar w:fldCharType="end"/>
            </w:r>
            <w:r w:rsidRPr="000707C6">
              <w:rPr>
                <w:rStyle w:val="Hyperlink"/>
                <w:noProof/>
              </w:rPr>
              <w:fldChar w:fldCharType="end"/>
            </w:r>
          </w:ins>
        </w:p>
        <w:p w14:paraId="52FEF438" w14:textId="58658C1B" w:rsidR="00E11D80" w:rsidRDefault="00E11D80">
          <w:pPr>
            <w:pStyle w:val="TOC3"/>
            <w:tabs>
              <w:tab w:val="right" w:leader="dot" w:pos="9016"/>
            </w:tabs>
            <w:rPr>
              <w:ins w:id="35" w:author="Liu yuancheng" w:date="2022-04-07T23:47:00Z"/>
              <w:rFonts w:cstheme="minorBidi"/>
              <w:noProof/>
              <w:lang w:val="en-SG" w:eastAsia="zh-CN"/>
            </w:rPr>
          </w:pPr>
          <w:ins w:id="36" w:author="Liu yuancheng" w:date="2022-04-07T23:47:00Z">
            <w:r w:rsidRPr="000707C6">
              <w:rPr>
                <w:rStyle w:val="Hyperlink"/>
                <w:noProof/>
              </w:rPr>
              <w:fldChar w:fldCharType="begin"/>
            </w:r>
            <w:r w:rsidRPr="000707C6">
              <w:rPr>
                <w:rStyle w:val="Hyperlink"/>
                <w:noProof/>
              </w:rPr>
              <w:instrText xml:space="preserve"> </w:instrText>
            </w:r>
            <w:r>
              <w:rPr>
                <w:noProof/>
              </w:rPr>
              <w:instrText>HYPERLINK \l "_Toc100267654"</w:instrText>
            </w:r>
            <w:r w:rsidRPr="000707C6">
              <w:rPr>
                <w:rStyle w:val="Hyperlink"/>
                <w:noProof/>
              </w:rPr>
              <w:instrText xml:space="preserve"> </w:instrText>
            </w:r>
            <w:r w:rsidRPr="000707C6">
              <w:rPr>
                <w:rStyle w:val="Hyperlink"/>
                <w:noProof/>
              </w:rPr>
              <w:fldChar w:fldCharType="separate"/>
            </w:r>
            <w:r w:rsidRPr="000707C6">
              <w:rPr>
                <w:rStyle w:val="Hyperlink"/>
                <w:noProof/>
              </w:rPr>
              <w:t>2.2.2 Create an Instance with Windows-VM Image</w:t>
            </w:r>
            <w:r>
              <w:rPr>
                <w:noProof/>
                <w:webHidden/>
              </w:rPr>
              <w:tab/>
            </w:r>
            <w:r>
              <w:rPr>
                <w:noProof/>
                <w:webHidden/>
                <w:color w:val="2B579A"/>
                <w:shd w:val="clear" w:color="auto" w:fill="E6E6E6"/>
              </w:rPr>
              <w:fldChar w:fldCharType="begin"/>
            </w:r>
            <w:r>
              <w:rPr>
                <w:noProof/>
                <w:webHidden/>
              </w:rPr>
              <w:instrText xml:space="preserve"> PAGEREF _Toc100267654 \h </w:instrText>
            </w:r>
          </w:ins>
          <w:r>
            <w:rPr>
              <w:noProof/>
              <w:webHidden/>
              <w:color w:val="2B579A"/>
              <w:shd w:val="clear" w:color="auto" w:fill="E6E6E6"/>
            </w:rPr>
          </w:r>
          <w:r>
            <w:rPr>
              <w:noProof/>
              <w:webHidden/>
              <w:color w:val="2B579A"/>
              <w:shd w:val="clear" w:color="auto" w:fill="E6E6E6"/>
            </w:rPr>
            <w:fldChar w:fldCharType="separate"/>
          </w:r>
          <w:ins w:id="37" w:author="Liu yuancheng" w:date="2022-04-07T23:47:00Z">
            <w:r>
              <w:rPr>
                <w:noProof/>
                <w:webHidden/>
              </w:rPr>
              <w:t>6</w:t>
            </w:r>
            <w:r>
              <w:rPr>
                <w:noProof/>
                <w:webHidden/>
                <w:color w:val="2B579A"/>
                <w:shd w:val="clear" w:color="auto" w:fill="E6E6E6"/>
              </w:rPr>
              <w:fldChar w:fldCharType="end"/>
            </w:r>
            <w:r w:rsidRPr="000707C6">
              <w:rPr>
                <w:rStyle w:val="Hyperlink"/>
                <w:noProof/>
              </w:rPr>
              <w:fldChar w:fldCharType="end"/>
            </w:r>
          </w:ins>
        </w:p>
        <w:p w14:paraId="19EBFA2A" w14:textId="47204B21" w:rsidR="00E11D80" w:rsidRDefault="00E11D80">
          <w:pPr>
            <w:pStyle w:val="TOC2"/>
            <w:tabs>
              <w:tab w:val="right" w:leader="dot" w:pos="9016"/>
            </w:tabs>
            <w:rPr>
              <w:ins w:id="38" w:author="Liu yuancheng" w:date="2022-04-07T23:47:00Z"/>
              <w:rFonts w:cstheme="minorBidi"/>
              <w:noProof/>
              <w:lang w:val="en-SG" w:eastAsia="zh-CN"/>
            </w:rPr>
          </w:pPr>
          <w:ins w:id="39" w:author="Liu yuancheng" w:date="2022-04-07T23:47:00Z">
            <w:r w:rsidRPr="000707C6">
              <w:rPr>
                <w:rStyle w:val="Hyperlink"/>
                <w:noProof/>
              </w:rPr>
              <w:fldChar w:fldCharType="begin"/>
            </w:r>
            <w:r w:rsidRPr="000707C6">
              <w:rPr>
                <w:rStyle w:val="Hyperlink"/>
                <w:noProof/>
              </w:rPr>
              <w:instrText xml:space="preserve"> </w:instrText>
            </w:r>
            <w:r>
              <w:rPr>
                <w:noProof/>
              </w:rPr>
              <w:instrText>HYPERLINK \l "_Toc100267655"</w:instrText>
            </w:r>
            <w:r w:rsidRPr="000707C6">
              <w:rPr>
                <w:rStyle w:val="Hyperlink"/>
                <w:noProof/>
              </w:rPr>
              <w:instrText xml:space="preserve"> </w:instrText>
            </w:r>
            <w:r w:rsidRPr="000707C6">
              <w:rPr>
                <w:rStyle w:val="Hyperlink"/>
                <w:noProof/>
              </w:rPr>
              <w:fldChar w:fldCharType="separate"/>
            </w:r>
            <w:r w:rsidRPr="000707C6">
              <w:rPr>
                <w:rStyle w:val="Hyperlink"/>
                <w:noProof/>
              </w:rPr>
              <w:t>2.3 Config the Windows VM Security Access [Optional]</w:t>
            </w:r>
            <w:r>
              <w:rPr>
                <w:noProof/>
                <w:webHidden/>
              </w:rPr>
              <w:tab/>
            </w:r>
            <w:r>
              <w:rPr>
                <w:noProof/>
                <w:webHidden/>
                <w:color w:val="2B579A"/>
                <w:shd w:val="clear" w:color="auto" w:fill="E6E6E6"/>
              </w:rPr>
              <w:fldChar w:fldCharType="begin"/>
            </w:r>
            <w:r>
              <w:rPr>
                <w:noProof/>
                <w:webHidden/>
              </w:rPr>
              <w:instrText xml:space="preserve"> PAGEREF _Toc100267655 \h </w:instrText>
            </w:r>
          </w:ins>
          <w:r>
            <w:rPr>
              <w:noProof/>
              <w:webHidden/>
              <w:color w:val="2B579A"/>
              <w:shd w:val="clear" w:color="auto" w:fill="E6E6E6"/>
            </w:rPr>
          </w:r>
          <w:r>
            <w:rPr>
              <w:noProof/>
              <w:webHidden/>
              <w:color w:val="2B579A"/>
              <w:shd w:val="clear" w:color="auto" w:fill="E6E6E6"/>
            </w:rPr>
            <w:fldChar w:fldCharType="separate"/>
          </w:r>
          <w:ins w:id="40" w:author="Liu yuancheng" w:date="2022-04-07T23:47:00Z">
            <w:r>
              <w:rPr>
                <w:noProof/>
                <w:webHidden/>
              </w:rPr>
              <w:t>11</w:t>
            </w:r>
            <w:r>
              <w:rPr>
                <w:noProof/>
                <w:webHidden/>
                <w:color w:val="2B579A"/>
                <w:shd w:val="clear" w:color="auto" w:fill="E6E6E6"/>
              </w:rPr>
              <w:fldChar w:fldCharType="end"/>
            </w:r>
            <w:r w:rsidRPr="000707C6">
              <w:rPr>
                <w:rStyle w:val="Hyperlink"/>
                <w:noProof/>
              </w:rPr>
              <w:fldChar w:fldCharType="end"/>
            </w:r>
          </w:ins>
        </w:p>
        <w:p w14:paraId="0CE8CD5D" w14:textId="64BEF437" w:rsidR="00E11D80" w:rsidRDefault="00E11D80">
          <w:pPr>
            <w:pStyle w:val="TOC3"/>
            <w:tabs>
              <w:tab w:val="right" w:leader="dot" w:pos="9016"/>
            </w:tabs>
            <w:rPr>
              <w:ins w:id="41" w:author="Liu yuancheng" w:date="2022-04-07T23:47:00Z"/>
              <w:rFonts w:cstheme="minorBidi"/>
              <w:noProof/>
              <w:lang w:val="en-SG" w:eastAsia="zh-CN"/>
            </w:rPr>
          </w:pPr>
          <w:ins w:id="42" w:author="Liu yuancheng" w:date="2022-04-07T23:47:00Z">
            <w:r w:rsidRPr="000707C6">
              <w:rPr>
                <w:rStyle w:val="Hyperlink"/>
                <w:noProof/>
              </w:rPr>
              <w:fldChar w:fldCharType="begin"/>
            </w:r>
            <w:r w:rsidRPr="000707C6">
              <w:rPr>
                <w:rStyle w:val="Hyperlink"/>
                <w:noProof/>
              </w:rPr>
              <w:instrText xml:space="preserve"> </w:instrText>
            </w:r>
            <w:r>
              <w:rPr>
                <w:noProof/>
              </w:rPr>
              <w:instrText>HYPERLINK \l "_Toc100267656"</w:instrText>
            </w:r>
            <w:r w:rsidRPr="000707C6">
              <w:rPr>
                <w:rStyle w:val="Hyperlink"/>
                <w:noProof/>
              </w:rPr>
              <w:instrText xml:space="preserve"> </w:instrText>
            </w:r>
            <w:r w:rsidRPr="000707C6">
              <w:rPr>
                <w:rStyle w:val="Hyperlink"/>
                <w:noProof/>
              </w:rPr>
              <w:fldChar w:fldCharType="separate"/>
            </w:r>
            <w:r w:rsidRPr="000707C6">
              <w:rPr>
                <w:rStyle w:val="Hyperlink"/>
                <w:noProof/>
              </w:rPr>
              <w:t>2.3.1 Config the Instance Network Security Group</w:t>
            </w:r>
            <w:r>
              <w:rPr>
                <w:noProof/>
                <w:webHidden/>
              </w:rPr>
              <w:tab/>
            </w:r>
            <w:r>
              <w:rPr>
                <w:noProof/>
                <w:webHidden/>
                <w:color w:val="2B579A"/>
                <w:shd w:val="clear" w:color="auto" w:fill="E6E6E6"/>
              </w:rPr>
              <w:fldChar w:fldCharType="begin"/>
            </w:r>
            <w:r>
              <w:rPr>
                <w:noProof/>
                <w:webHidden/>
              </w:rPr>
              <w:instrText xml:space="preserve"> PAGEREF _Toc100267656 \h </w:instrText>
            </w:r>
          </w:ins>
          <w:r>
            <w:rPr>
              <w:noProof/>
              <w:webHidden/>
              <w:color w:val="2B579A"/>
              <w:shd w:val="clear" w:color="auto" w:fill="E6E6E6"/>
            </w:rPr>
          </w:r>
          <w:r>
            <w:rPr>
              <w:noProof/>
              <w:webHidden/>
              <w:color w:val="2B579A"/>
              <w:shd w:val="clear" w:color="auto" w:fill="E6E6E6"/>
            </w:rPr>
            <w:fldChar w:fldCharType="separate"/>
          </w:r>
          <w:ins w:id="43" w:author="Liu yuancheng" w:date="2022-04-07T23:47:00Z">
            <w:r>
              <w:rPr>
                <w:noProof/>
                <w:webHidden/>
              </w:rPr>
              <w:t>11</w:t>
            </w:r>
            <w:r>
              <w:rPr>
                <w:noProof/>
                <w:webHidden/>
                <w:color w:val="2B579A"/>
                <w:shd w:val="clear" w:color="auto" w:fill="E6E6E6"/>
              </w:rPr>
              <w:fldChar w:fldCharType="end"/>
            </w:r>
            <w:r w:rsidRPr="000707C6">
              <w:rPr>
                <w:rStyle w:val="Hyperlink"/>
                <w:noProof/>
              </w:rPr>
              <w:fldChar w:fldCharType="end"/>
            </w:r>
          </w:ins>
        </w:p>
        <w:p w14:paraId="5A1B33CA" w14:textId="57C1A595" w:rsidR="00E11D80" w:rsidRDefault="00E11D80">
          <w:pPr>
            <w:pStyle w:val="TOC3"/>
            <w:tabs>
              <w:tab w:val="right" w:leader="dot" w:pos="9016"/>
            </w:tabs>
            <w:rPr>
              <w:ins w:id="44" w:author="Liu yuancheng" w:date="2022-04-07T23:47:00Z"/>
              <w:rFonts w:cstheme="minorBidi"/>
              <w:noProof/>
              <w:lang w:val="en-SG" w:eastAsia="zh-CN"/>
            </w:rPr>
          </w:pPr>
          <w:ins w:id="45" w:author="Liu yuancheng" w:date="2022-04-07T23:47:00Z">
            <w:r w:rsidRPr="000707C6">
              <w:rPr>
                <w:rStyle w:val="Hyperlink"/>
                <w:noProof/>
              </w:rPr>
              <w:fldChar w:fldCharType="begin"/>
            </w:r>
            <w:r w:rsidRPr="000707C6">
              <w:rPr>
                <w:rStyle w:val="Hyperlink"/>
                <w:noProof/>
              </w:rPr>
              <w:instrText xml:space="preserve"> </w:instrText>
            </w:r>
            <w:r>
              <w:rPr>
                <w:noProof/>
              </w:rPr>
              <w:instrText>HYPERLINK \l "_Toc100267657"</w:instrText>
            </w:r>
            <w:r w:rsidRPr="000707C6">
              <w:rPr>
                <w:rStyle w:val="Hyperlink"/>
                <w:noProof/>
              </w:rPr>
              <w:instrText xml:space="preserve"> </w:instrText>
            </w:r>
            <w:r w:rsidRPr="000707C6">
              <w:rPr>
                <w:rStyle w:val="Hyperlink"/>
                <w:noProof/>
              </w:rPr>
              <w:fldChar w:fldCharType="separate"/>
            </w:r>
            <w:r w:rsidRPr="000707C6">
              <w:rPr>
                <w:rStyle w:val="Hyperlink"/>
                <w:noProof/>
              </w:rPr>
              <w:t>2.3.2 Check the Windows-VM running [Optional]</w:t>
            </w:r>
            <w:r>
              <w:rPr>
                <w:noProof/>
                <w:webHidden/>
              </w:rPr>
              <w:tab/>
            </w:r>
            <w:r>
              <w:rPr>
                <w:noProof/>
                <w:webHidden/>
                <w:color w:val="2B579A"/>
                <w:shd w:val="clear" w:color="auto" w:fill="E6E6E6"/>
              </w:rPr>
              <w:fldChar w:fldCharType="begin"/>
            </w:r>
            <w:r>
              <w:rPr>
                <w:noProof/>
                <w:webHidden/>
              </w:rPr>
              <w:instrText xml:space="preserve"> PAGEREF _Toc100267657 \h </w:instrText>
            </w:r>
          </w:ins>
          <w:r>
            <w:rPr>
              <w:noProof/>
              <w:webHidden/>
              <w:color w:val="2B579A"/>
              <w:shd w:val="clear" w:color="auto" w:fill="E6E6E6"/>
            </w:rPr>
          </w:r>
          <w:r>
            <w:rPr>
              <w:noProof/>
              <w:webHidden/>
              <w:color w:val="2B579A"/>
              <w:shd w:val="clear" w:color="auto" w:fill="E6E6E6"/>
            </w:rPr>
            <w:fldChar w:fldCharType="separate"/>
          </w:r>
          <w:ins w:id="46" w:author="Liu yuancheng" w:date="2022-04-07T23:47:00Z">
            <w:r>
              <w:rPr>
                <w:noProof/>
                <w:webHidden/>
              </w:rPr>
              <w:t>12</w:t>
            </w:r>
            <w:r>
              <w:rPr>
                <w:noProof/>
                <w:webHidden/>
                <w:color w:val="2B579A"/>
                <w:shd w:val="clear" w:color="auto" w:fill="E6E6E6"/>
              </w:rPr>
              <w:fldChar w:fldCharType="end"/>
            </w:r>
            <w:r w:rsidRPr="000707C6">
              <w:rPr>
                <w:rStyle w:val="Hyperlink"/>
                <w:noProof/>
              </w:rPr>
              <w:fldChar w:fldCharType="end"/>
            </w:r>
          </w:ins>
        </w:p>
        <w:p w14:paraId="609E9F67" w14:textId="3E05B8E7" w:rsidR="00E11D80" w:rsidRDefault="00E11D80">
          <w:pPr>
            <w:pStyle w:val="TOC1"/>
            <w:tabs>
              <w:tab w:val="right" w:leader="dot" w:pos="9016"/>
            </w:tabs>
            <w:rPr>
              <w:ins w:id="47" w:author="Liu yuancheng" w:date="2022-04-07T23:47:00Z"/>
              <w:rFonts w:cstheme="minorBidi"/>
              <w:noProof/>
              <w:lang w:val="en-SG" w:eastAsia="zh-CN"/>
            </w:rPr>
          </w:pPr>
          <w:ins w:id="48" w:author="Liu yuancheng" w:date="2022-04-07T23:47:00Z">
            <w:r w:rsidRPr="000707C6">
              <w:rPr>
                <w:rStyle w:val="Hyperlink"/>
                <w:noProof/>
              </w:rPr>
              <w:fldChar w:fldCharType="begin"/>
            </w:r>
            <w:r w:rsidRPr="000707C6">
              <w:rPr>
                <w:rStyle w:val="Hyperlink"/>
                <w:noProof/>
              </w:rPr>
              <w:instrText xml:space="preserve"> </w:instrText>
            </w:r>
            <w:r>
              <w:rPr>
                <w:noProof/>
              </w:rPr>
              <w:instrText>HYPERLINK \l "_Toc100267658"</w:instrText>
            </w:r>
            <w:r w:rsidRPr="000707C6">
              <w:rPr>
                <w:rStyle w:val="Hyperlink"/>
                <w:noProof/>
              </w:rPr>
              <w:instrText xml:space="preserve"> </w:instrText>
            </w:r>
            <w:r w:rsidRPr="000707C6">
              <w:rPr>
                <w:rStyle w:val="Hyperlink"/>
                <w:noProof/>
              </w:rPr>
              <w:fldChar w:fldCharType="separate"/>
            </w:r>
            <w:r w:rsidRPr="000707C6">
              <w:rPr>
                <w:rStyle w:val="Hyperlink"/>
                <w:noProof/>
              </w:rPr>
              <w:t>3. Remote Access the Windows VM</w:t>
            </w:r>
            <w:r>
              <w:rPr>
                <w:noProof/>
                <w:webHidden/>
              </w:rPr>
              <w:tab/>
            </w:r>
            <w:r>
              <w:rPr>
                <w:noProof/>
                <w:webHidden/>
                <w:color w:val="2B579A"/>
                <w:shd w:val="clear" w:color="auto" w:fill="E6E6E6"/>
              </w:rPr>
              <w:fldChar w:fldCharType="begin"/>
            </w:r>
            <w:r>
              <w:rPr>
                <w:noProof/>
                <w:webHidden/>
              </w:rPr>
              <w:instrText xml:space="preserve"> PAGEREF _Toc100267658 \h </w:instrText>
            </w:r>
          </w:ins>
          <w:r>
            <w:rPr>
              <w:noProof/>
              <w:webHidden/>
              <w:color w:val="2B579A"/>
              <w:shd w:val="clear" w:color="auto" w:fill="E6E6E6"/>
            </w:rPr>
          </w:r>
          <w:r>
            <w:rPr>
              <w:noProof/>
              <w:webHidden/>
              <w:color w:val="2B579A"/>
              <w:shd w:val="clear" w:color="auto" w:fill="E6E6E6"/>
            </w:rPr>
            <w:fldChar w:fldCharType="separate"/>
          </w:r>
          <w:ins w:id="49" w:author="Liu yuancheng" w:date="2022-04-07T23:47:00Z">
            <w:r>
              <w:rPr>
                <w:noProof/>
                <w:webHidden/>
              </w:rPr>
              <w:t>14</w:t>
            </w:r>
            <w:r>
              <w:rPr>
                <w:noProof/>
                <w:webHidden/>
                <w:color w:val="2B579A"/>
                <w:shd w:val="clear" w:color="auto" w:fill="E6E6E6"/>
              </w:rPr>
              <w:fldChar w:fldCharType="end"/>
            </w:r>
            <w:r w:rsidRPr="000707C6">
              <w:rPr>
                <w:rStyle w:val="Hyperlink"/>
                <w:noProof/>
              </w:rPr>
              <w:fldChar w:fldCharType="end"/>
            </w:r>
          </w:ins>
        </w:p>
        <w:p w14:paraId="40561626" w14:textId="3D67CE8C" w:rsidR="00E11D80" w:rsidRDefault="00E11D80">
          <w:pPr>
            <w:pStyle w:val="TOC1"/>
            <w:tabs>
              <w:tab w:val="right" w:leader="dot" w:pos="9016"/>
            </w:tabs>
            <w:rPr>
              <w:ins w:id="50" w:author="Liu yuancheng" w:date="2022-04-07T23:47:00Z"/>
              <w:rFonts w:cstheme="minorBidi"/>
              <w:noProof/>
              <w:lang w:val="en-SG" w:eastAsia="zh-CN"/>
            </w:rPr>
          </w:pPr>
          <w:ins w:id="51" w:author="Liu yuancheng" w:date="2022-04-07T23:47:00Z">
            <w:r w:rsidRPr="000707C6">
              <w:rPr>
                <w:rStyle w:val="Hyperlink"/>
                <w:noProof/>
              </w:rPr>
              <w:fldChar w:fldCharType="begin"/>
            </w:r>
            <w:r w:rsidRPr="000707C6">
              <w:rPr>
                <w:rStyle w:val="Hyperlink"/>
                <w:noProof/>
              </w:rPr>
              <w:instrText xml:space="preserve"> </w:instrText>
            </w:r>
            <w:r>
              <w:rPr>
                <w:noProof/>
              </w:rPr>
              <w:instrText>HYPERLINK \l "_Toc100267659"</w:instrText>
            </w:r>
            <w:r w:rsidRPr="000707C6">
              <w:rPr>
                <w:rStyle w:val="Hyperlink"/>
                <w:noProof/>
              </w:rPr>
              <w:instrText xml:space="preserve"> </w:instrText>
            </w:r>
            <w:r w:rsidRPr="000707C6">
              <w:rPr>
                <w:rStyle w:val="Hyperlink"/>
                <w:noProof/>
              </w:rPr>
              <w:fldChar w:fldCharType="separate"/>
            </w:r>
            <w:r w:rsidRPr="000707C6">
              <w:rPr>
                <w:rStyle w:val="Hyperlink"/>
                <w:noProof/>
                <w:shd w:val="clear" w:color="auto" w:fill="FFFFFF"/>
              </w:rPr>
              <w:t>4.File Transfer [Optional]</w:t>
            </w:r>
            <w:r>
              <w:rPr>
                <w:noProof/>
                <w:webHidden/>
              </w:rPr>
              <w:tab/>
            </w:r>
            <w:r>
              <w:rPr>
                <w:noProof/>
                <w:webHidden/>
                <w:color w:val="2B579A"/>
                <w:shd w:val="clear" w:color="auto" w:fill="E6E6E6"/>
              </w:rPr>
              <w:fldChar w:fldCharType="begin"/>
            </w:r>
            <w:r>
              <w:rPr>
                <w:noProof/>
                <w:webHidden/>
              </w:rPr>
              <w:instrText xml:space="preserve"> PAGEREF _Toc100267659 \h </w:instrText>
            </w:r>
          </w:ins>
          <w:r>
            <w:rPr>
              <w:noProof/>
              <w:webHidden/>
              <w:color w:val="2B579A"/>
              <w:shd w:val="clear" w:color="auto" w:fill="E6E6E6"/>
            </w:rPr>
          </w:r>
          <w:r>
            <w:rPr>
              <w:noProof/>
              <w:webHidden/>
              <w:color w:val="2B579A"/>
              <w:shd w:val="clear" w:color="auto" w:fill="E6E6E6"/>
            </w:rPr>
            <w:fldChar w:fldCharType="separate"/>
          </w:r>
          <w:ins w:id="52" w:author="Liu yuancheng" w:date="2022-04-07T23:47:00Z">
            <w:r>
              <w:rPr>
                <w:noProof/>
                <w:webHidden/>
              </w:rPr>
              <w:t>16</w:t>
            </w:r>
            <w:r>
              <w:rPr>
                <w:noProof/>
                <w:webHidden/>
                <w:color w:val="2B579A"/>
                <w:shd w:val="clear" w:color="auto" w:fill="E6E6E6"/>
              </w:rPr>
              <w:fldChar w:fldCharType="end"/>
            </w:r>
            <w:r w:rsidRPr="000707C6">
              <w:rPr>
                <w:rStyle w:val="Hyperlink"/>
                <w:noProof/>
              </w:rPr>
              <w:fldChar w:fldCharType="end"/>
            </w:r>
          </w:ins>
        </w:p>
        <w:p w14:paraId="419C8094" w14:textId="115218CA" w:rsidR="00E11D80" w:rsidRDefault="00E11D80">
          <w:pPr>
            <w:pStyle w:val="TOC1"/>
            <w:tabs>
              <w:tab w:val="right" w:leader="dot" w:pos="9016"/>
            </w:tabs>
            <w:rPr>
              <w:ins w:id="53" w:author="Liu yuancheng" w:date="2022-04-07T23:47:00Z"/>
              <w:rFonts w:cstheme="minorBidi"/>
              <w:noProof/>
              <w:lang w:val="en-SG" w:eastAsia="zh-CN"/>
            </w:rPr>
          </w:pPr>
          <w:ins w:id="54" w:author="Liu yuancheng" w:date="2022-04-07T23:47:00Z">
            <w:r w:rsidRPr="000707C6">
              <w:rPr>
                <w:rStyle w:val="Hyperlink"/>
                <w:noProof/>
              </w:rPr>
              <w:fldChar w:fldCharType="begin"/>
            </w:r>
            <w:r w:rsidRPr="000707C6">
              <w:rPr>
                <w:rStyle w:val="Hyperlink"/>
                <w:noProof/>
              </w:rPr>
              <w:instrText xml:space="preserve"> </w:instrText>
            </w:r>
            <w:r>
              <w:rPr>
                <w:noProof/>
              </w:rPr>
              <w:instrText>HYPERLINK \l "_Toc100267660"</w:instrText>
            </w:r>
            <w:r w:rsidRPr="000707C6">
              <w:rPr>
                <w:rStyle w:val="Hyperlink"/>
                <w:noProof/>
              </w:rPr>
              <w:instrText xml:space="preserve"> </w:instrText>
            </w:r>
            <w:r w:rsidRPr="000707C6">
              <w:rPr>
                <w:rStyle w:val="Hyperlink"/>
                <w:noProof/>
              </w:rPr>
              <w:fldChar w:fldCharType="separate"/>
            </w:r>
            <w:r w:rsidRPr="000707C6">
              <w:rPr>
                <w:rStyle w:val="Hyperlink"/>
                <w:noProof/>
              </w:rPr>
              <w:t>Appendix</w:t>
            </w:r>
            <w:r>
              <w:rPr>
                <w:noProof/>
                <w:webHidden/>
              </w:rPr>
              <w:tab/>
            </w:r>
            <w:r>
              <w:rPr>
                <w:noProof/>
                <w:webHidden/>
                <w:color w:val="2B579A"/>
                <w:shd w:val="clear" w:color="auto" w:fill="E6E6E6"/>
              </w:rPr>
              <w:fldChar w:fldCharType="begin"/>
            </w:r>
            <w:r>
              <w:rPr>
                <w:noProof/>
                <w:webHidden/>
              </w:rPr>
              <w:instrText xml:space="preserve"> PAGEREF _Toc100267660 \h </w:instrText>
            </w:r>
          </w:ins>
          <w:r>
            <w:rPr>
              <w:noProof/>
              <w:webHidden/>
              <w:color w:val="2B579A"/>
              <w:shd w:val="clear" w:color="auto" w:fill="E6E6E6"/>
            </w:rPr>
          </w:r>
          <w:r>
            <w:rPr>
              <w:noProof/>
              <w:webHidden/>
              <w:color w:val="2B579A"/>
              <w:shd w:val="clear" w:color="auto" w:fill="E6E6E6"/>
            </w:rPr>
            <w:fldChar w:fldCharType="separate"/>
          </w:r>
          <w:ins w:id="55" w:author="Liu yuancheng" w:date="2022-04-07T23:47:00Z">
            <w:r>
              <w:rPr>
                <w:noProof/>
                <w:webHidden/>
              </w:rPr>
              <w:t>18</w:t>
            </w:r>
            <w:r>
              <w:rPr>
                <w:noProof/>
                <w:webHidden/>
                <w:color w:val="2B579A"/>
                <w:shd w:val="clear" w:color="auto" w:fill="E6E6E6"/>
              </w:rPr>
              <w:fldChar w:fldCharType="end"/>
            </w:r>
            <w:r w:rsidRPr="000707C6">
              <w:rPr>
                <w:rStyle w:val="Hyperlink"/>
                <w:noProof/>
              </w:rPr>
              <w:fldChar w:fldCharType="end"/>
            </w:r>
          </w:ins>
        </w:p>
        <w:p w14:paraId="0117B67B" w14:textId="2BFD8043" w:rsidR="00E014AD" w:rsidDel="00E11D80" w:rsidRDefault="00E014AD">
          <w:pPr>
            <w:pStyle w:val="TOC1"/>
            <w:tabs>
              <w:tab w:val="right" w:leader="dot" w:pos="9016"/>
            </w:tabs>
            <w:rPr>
              <w:ins w:id="56" w:author="Xu Jia" w:date="2022-04-07T21:39:00Z"/>
              <w:del w:id="57" w:author="Liu yuancheng" w:date="2022-04-07T23:47:00Z"/>
              <w:rFonts w:cstheme="minorBidi"/>
              <w:noProof/>
              <w:sz w:val="24"/>
              <w:szCs w:val="24"/>
              <w:lang w:val="en-SG" w:eastAsia="zh-CN"/>
            </w:rPr>
          </w:pPr>
          <w:ins w:id="58" w:author="Xu Jia" w:date="2022-04-07T21:39:00Z">
            <w:del w:id="59" w:author="Liu yuancheng" w:date="2022-04-07T23:47:00Z">
              <w:r w:rsidRPr="00E11D80" w:rsidDel="00E11D80">
                <w:rPr>
                  <w:rStyle w:val="Hyperlink"/>
                  <w:noProof/>
                </w:rPr>
                <w:delText>Version Control</w:delText>
              </w:r>
              <w:r w:rsidDel="00E11D80">
                <w:rPr>
                  <w:noProof/>
                  <w:webHidden/>
                </w:rPr>
                <w:tab/>
                <w:delText>2</w:delText>
              </w:r>
            </w:del>
          </w:ins>
        </w:p>
        <w:p w14:paraId="05C0366C" w14:textId="6F64C369" w:rsidR="00E014AD" w:rsidDel="00E11D80" w:rsidRDefault="00E014AD">
          <w:pPr>
            <w:pStyle w:val="TOC1"/>
            <w:tabs>
              <w:tab w:val="right" w:leader="dot" w:pos="9016"/>
            </w:tabs>
            <w:rPr>
              <w:ins w:id="60" w:author="Xu Jia" w:date="2022-04-07T21:39:00Z"/>
              <w:del w:id="61" w:author="Liu yuancheng" w:date="2022-04-07T23:47:00Z"/>
              <w:rFonts w:cstheme="minorBidi"/>
              <w:noProof/>
              <w:sz w:val="24"/>
              <w:szCs w:val="24"/>
              <w:lang w:val="en-SG" w:eastAsia="zh-CN"/>
            </w:rPr>
          </w:pPr>
          <w:ins w:id="62" w:author="Xu Jia" w:date="2022-04-07T21:39:00Z">
            <w:del w:id="63" w:author="Liu yuancheng" w:date="2022-04-07T23:47:00Z">
              <w:r w:rsidRPr="00E11D80" w:rsidDel="00E11D80">
                <w:rPr>
                  <w:rStyle w:val="Hyperlink"/>
                  <w:noProof/>
                </w:rPr>
                <w:delText>1. Introduction</w:delText>
              </w:r>
              <w:r w:rsidDel="00E11D80">
                <w:rPr>
                  <w:noProof/>
                  <w:webHidden/>
                </w:rPr>
                <w:tab/>
                <w:delText>4</w:delText>
              </w:r>
            </w:del>
          </w:ins>
        </w:p>
        <w:p w14:paraId="39F48761" w14:textId="61B7DCAB" w:rsidR="00E014AD" w:rsidDel="00E11D80" w:rsidRDefault="00E014AD">
          <w:pPr>
            <w:pStyle w:val="TOC1"/>
            <w:tabs>
              <w:tab w:val="right" w:leader="dot" w:pos="9016"/>
            </w:tabs>
            <w:rPr>
              <w:ins w:id="64" w:author="Xu Jia" w:date="2022-04-07T21:39:00Z"/>
              <w:del w:id="65" w:author="Liu yuancheng" w:date="2022-04-07T23:47:00Z"/>
              <w:rFonts w:cstheme="minorBidi"/>
              <w:noProof/>
              <w:sz w:val="24"/>
              <w:szCs w:val="24"/>
              <w:lang w:val="en-SG" w:eastAsia="zh-CN"/>
            </w:rPr>
          </w:pPr>
          <w:ins w:id="66" w:author="Xu Jia" w:date="2022-04-07T21:39:00Z">
            <w:del w:id="67" w:author="Liu yuancheng" w:date="2022-04-07T23:47:00Z">
              <w:r w:rsidRPr="00E11D80" w:rsidDel="00E11D80">
                <w:rPr>
                  <w:rStyle w:val="Hyperlink"/>
                  <w:noProof/>
                </w:rPr>
                <w:delText>2. Windows VM Creation</w:delText>
              </w:r>
              <w:r w:rsidDel="00E11D80">
                <w:rPr>
                  <w:noProof/>
                  <w:webHidden/>
                </w:rPr>
                <w:tab/>
                <w:delText>5</w:delText>
              </w:r>
            </w:del>
          </w:ins>
        </w:p>
        <w:p w14:paraId="74FA77C6" w14:textId="440A13CD" w:rsidR="00E014AD" w:rsidDel="00E11D80" w:rsidRDefault="00E014AD">
          <w:pPr>
            <w:pStyle w:val="TOC2"/>
            <w:tabs>
              <w:tab w:val="right" w:leader="dot" w:pos="9016"/>
            </w:tabs>
            <w:rPr>
              <w:ins w:id="68" w:author="Xu Jia" w:date="2022-04-07T21:39:00Z"/>
              <w:del w:id="69" w:author="Liu yuancheng" w:date="2022-04-07T23:47:00Z"/>
              <w:rFonts w:cstheme="minorBidi"/>
              <w:noProof/>
              <w:sz w:val="24"/>
              <w:szCs w:val="24"/>
              <w:lang w:val="en-SG" w:eastAsia="zh-CN"/>
            </w:rPr>
          </w:pPr>
          <w:ins w:id="70" w:author="Xu Jia" w:date="2022-04-07T21:39:00Z">
            <w:del w:id="71" w:author="Liu yuancheng" w:date="2022-04-07T23:47:00Z">
              <w:r w:rsidRPr="00E11D80" w:rsidDel="00E11D80">
                <w:rPr>
                  <w:rStyle w:val="Hyperlink"/>
                  <w:noProof/>
                </w:rPr>
                <w:delText>2.1 Login the NCL OpenStack Platform</w:delText>
              </w:r>
              <w:r w:rsidDel="00E11D80">
                <w:rPr>
                  <w:noProof/>
                  <w:webHidden/>
                </w:rPr>
                <w:tab/>
                <w:delText>5</w:delText>
              </w:r>
            </w:del>
          </w:ins>
        </w:p>
        <w:p w14:paraId="47D1D839" w14:textId="01F715EE" w:rsidR="00E014AD" w:rsidDel="00E11D80" w:rsidRDefault="00E014AD">
          <w:pPr>
            <w:pStyle w:val="TOC2"/>
            <w:tabs>
              <w:tab w:val="right" w:leader="dot" w:pos="9016"/>
            </w:tabs>
            <w:rPr>
              <w:ins w:id="72" w:author="Xu Jia" w:date="2022-04-07T21:39:00Z"/>
              <w:del w:id="73" w:author="Liu yuancheng" w:date="2022-04-07T23:47:00Z"/>
              <w:rFonts w:cstheme="minorBidi"/>
              <w:noProof/>
              <w:sz w:val="24"/>
              <w:szCs w:val="24"/>
              <w:lang w:val="en-SG" w:eastAsia="zh-CN"/>
            </w:rPr>
          </w:pPr>
          <w:ins w:id="74" w:author="Xu Jia" w:date="2022-04-07T21:39:00Z">
            <w:del w:id="75" w:author="Liu yuancheng" w:date="2022-04-07T23:47:00Z">
              <w:r w:rsidRPr="00E11D80" w:rsidDel="00E11D80">
                <w:rPr>
                  <w:rStyle w:val="Hyperlink"/>
                  <w:noProof/>
                </w:rPr>
                <w:delText>2.2 Create an Instance with Windows-VM-Image</w:delText>
              </w:r>
              <w:r w:rsidDel="00E11D80">
                <w:rPr>
                  <w:noProof/>
                  <w:webHidden/>
                </w:rPr>
                <w:tab/>
                <w:delText>6</w:delText>
              </w:r>
            </w:del>
          </w:ins>
        </w:p>
        <w:p w14:paraId="5860CEC2" w14:textId="3BD250FA" w:rsidR="00E014AD" w:rsidDel="00E11D80" w:rsidRDefault="00E014AD">
          <w:pPr>
            <w:pStyle w:val="TOC3"/>
            <w:tabs>
              <w:tab w:val="right" w:leader="dot" w:pos="9016"/>
            </w:tabs>
            <w:rPr>
              <w:ins w:id="76" w:author="Xu Jia" w:date="2022-04-07T21:39:00Z"/>
              <w:del w:id="77" w:author="Liu yuancheng" w:date="2022-04-07T23:47:00Z"/>
              <w:rFonts w:cstheme="minorBidi"/>
              <w:noProof/>
              <w:sz w:val="24"/>
              <w:szCs w:val="24"/>
              <w:lang w:val="en-SG" w:eastAsia="zh-CN"/>
            </w:rPr>
          </w:pPr>
          <w:ins w:id="78" w:author="Xu Jia" w:date="2022-04-07T21:39:00Z">
            <w:del w:id="79" w:author="Liu yuancheng" w:date="2022-04-07T23:47:00Z">
              <w:r w:rsidRPr="00E11D80" w:rsidDel="00E11D80">
                <w:rPr>
                  <w:rStyle w:val="Hyperlink"/>
                  <w:noProof/>
                </w:rPr>
                <w:delText>2.2.1 Access the Instance Creation Page</w:delText>
              </w:r>
              <w:r w:rsidDel="00E11D80">
                <w:rPr>
                  <w:noProof/>
                  <w:webHidden/>
                </w:rPr>
                <w:tab/>
                <w:delText>6</w:delText>
              </w:r>
            </w:del>
          </w:ins>
        </w:p>
        <w:p w14:paraId="14E8D055" w14:textId="3368F64E" w:rsidR="00E014AD" w:rsidDel="00E11D80" w:rsidRDefault="00E014AD">
          <w:pPr>
            <w:pStyle w:val="TOC3"/>
            <w:tabs>
              <w:tab w:val="right" w:leader="dot" w:pos="9016"/>
            </w:tabs>
            <w:rPr>
              <w:ins w:id="80" w:author="Xu Jia" w:date="2022-04-07T21:39:00Z"/>
              <w:del w:id="81" w:author="Liu yuancheng" w:date="2022-04-07T23:47:00Z"/>
              <w:rFonts w:cstheme="minorBidi"/>
              <w:noProof/>
              <w:sz w:val="24"/>
              <w:szCs w:val="24"/>
              <w:lang w:val="en-SG" w:eastAsia="zh-CN"/>
            </w:rPr>
          </w:pPr>
          <w:ins w:id="82" w:author="Xu Jia" w:date="2022-04-07T21:39:00Z">
            <w:del w:id="83" w:author="Liu yuancheng" w:date="2022-04-07T23:47:00Z">
              <w:r w:rsidRPr="00E11D80" w:rsidDel="00E11D80">
                <w:rPr>
                  <w:rStyle w:val="Hyperlink"/>
                  <w:noProof/>
                </w:rPr>
                <w:delText>2.2.2 Create an Instance with Windows-VM Image</w:delText>
              </w:r>
              <w:r w:rsidDel="00E11D80">
                <w:rPr>
                  <w:noProof/>
                  <w:webHidden/>
                </w:rPr>
                <w:tab/>
                <w:delText>6</w:delText>
              </w:r>
            </w:del>
          </w:ins>
        </w:p>
        <w:p w14:paraId="428CF6EA" w14:textId="71D76F39" w:rsidR="00E014AD" w:rsidDel="00E11D80" w:rsidRDefault="00E014AD">
          <w:pPr>
            <w:pStyle w:val="TOC2"/>
            <w:tabs>
              <w:tab w:val="right" w:leader="dot" w:pos="9016"/>
            </w:tabs>
            <w:rPr>
              <w:ins w:id="84" w:author="Xu Jia" w:date="2022-04-07T21:39:00Z"/>
              <w:del w:id="85" w:author="Liu yuancheng" w:date="2022-04-07T23:47:00Z"/>
              <w:rFonts w:cstheme="minorBidi"/>
              <w:noProof/>
              <w:sz w:val="24"/>
              <w:szCs w:val="24"/>
              <w:lang w:val="en-SG" w:eastAsia="zh-CN"/>
            </w:rPr>
          </w:pPr>
          <w:ins w:id="86" w:author="Xu Jia" w:date="2022-04-07T21:39:00Z">
            <w:del w:id="87" w:author="Liu yuancheng" w:date="2022-04-07T23:47:00Z">
              <w:r w:rsidRPr="00E11D80" w:rsidDel="00E11D80">
                <w:rPr>
                  <w:rStyle w:val="Hyperlink"/>
                  <w:noProof/>
                </w:rPr>
                <w:delText>2.3 Config the Windows VM Security Access</w:delText>
              </w:r>
              <w:r w:rsidDel="00E11D80">
                <w:rPr>
                  <w:noProof/>
                  <w:webHidden/>
                </w:rPr>
                <w:tab/>
                <w:delText>11</w:delText>
              </w:r>
            </w:del>
          </w:ins>
        </w:p>
        <w:p w14:paraId="34E94507" w14:textId="2A6736CA" w:rsidR="00E014AD" w:rsidDel="00E11D80" w:rsidRDefault="00E014AD">
          <w:pPr>
            <w:pStyle w:val="TOC3"/>
            <w:tabs>
              <w:tab w:val="right" w:leader="dot" w:pos="9016"/>
            </w:tabs>
            <w:rPr>
              <w:ins w:id="88" w:author="Xu Jia" w:date="2022-04-07T21:39:00Z"/>
              <w:del w:id="89" w:author="Liu yuancheng" w:date="2022-04-07T23:47:00Z"/>
              <w:rFonts w:cstheme="minorBidi"/>
              <w:noProof/>
              <w:sz w:val="24"/>
              <w:szCs w:val="24"/>
              <w:lang w:val="en-SG" w:eastAsia="zh-CN"/>
            </w:rPr>
          </w:pPr>
          <w:ins w:id="90" w:author="Xu Jia" w:date="2022-04-07T21:39:00Z">
            <w:del w:id="91" w:author="Liu yuancheng" w:date="2022-04-07T23:47:00Z">
              <w:r w:rsidRPr="00E11D80" w:rsidDel="00E11D80">
                <w:rPr>
                  <w:rStyle w:val="Hyperlink"/>
                  <w:noProof/>
                </w:rPr>
                <w:delText>2.3.1 Config the Instance Network Security Group</w:delText>
              </w:r>
              <w:r w:rsidDel="00E11D80">
                <w:rPr>
                  <w:noProof/>
                  <w:webHidden/>
                </w:rPr>
                <w:tab/>
                <w:delText>11</w:delText>
              </w:r>
            </w:del>
          </w:ins>
        </w:p>
        <w:p w14:paraId="7409E519" w14:textId="381F2DD9" w:rsidR="00E014AD" w:rsidDel="00E11D80" w:rsidRDefault="00E014AD">
          <w:pPr>
            <w:pStyle w:val="TOC3"/>
            <w:tabs>
              <w:tab w:val="right" w:leader="dot" w:pos="9016"/>
            </w:tabs>
            <w:rPr>
              <w:ins w:id="92" w:author="Xu Jia" w:date="2022-04-07T21:39:00Z"/>
              <w:del w:id="93" w:author="Liu yuancheng" w:date="2022-04-07T23:47:00Z"/>
              <w:rFonts w:cstheme="minorBidi"/>
              <w:noProof/>
              <w:sz w:val="24"/>
              <w:szCs w:val="24"/>
              <w:lang w:val="en-SG" w:eastAsia="zh-CN"/>
            </w:rPr>
          </w:pPr>
          <w:ins w:id="94" w:author="Xu Jia" w:date="2022-04-07T21:39:00Z">
            <w:del w:id="95" w:author="Liu yuancheng" w:date="2022-04-07T23:47:00Z">
              <w:r w:rsidRPr="00E11D80" w:rsidDel="00E11D80">
                <w:rPr>
                  <w:rStyle w:val="Hyperlink"/>
                  <w:noProof/>
                </w:rPr>
                <w:delText>2.3.2 Check the Windows-VM running [Optional]</w:delText>
              </w:r>
              <w:r w:rsidDel="00E11D80">
                <w:rPr>
                  <w:noProof/>
                  <w:webHidden/>
                </w:rPr>
                <w:tab/>
                <w:delText>12</w:delText>
              </w:r>
            </w:del>
          </w:ins>
        </w:p>
        <w:p w14:paraId="3AA6DBD4" w14:textId="1F7B90DD" w:rsidR="00E014AD" w:rsidDel="00E11D80" w:rsidRDefault="00E014AD">
          <w:pPr>
            <w:pStyle w:val="TOC1"/>
            <w:tabs>
              <w:tab w:val="right" w:leader="dot" w:pos="9016"/>
            </w:tabs>
            <w:rPr>
              <w:ins w:id="96" w:author="Xu Jia" w:date="2022-04-07T21:39:00Z"/>
              <w:del w:id="97" w:author="Liu yuancheng" w:date="2022-04-07T23:47:00Z"/>
              <w:rFonts w:cstheme="minorBidi"/>
              <w:noProof/>
              <w:sz w:val="24"/>
              <w:szCs w:val="24"/>
              <w:lang w:val="en-SG" w:eastAsia="zh-CN"/>
            </w:rPr>
          </w:pPr>
          <w:ins w:id="98" w:author="Xu Jia" w:date="2022-04-07T21:39:00Z">
            <w:del w:id="99" w:author="Liu yuancheng" w:date="2022-04-07T23:47:00Z">
              <w:r w:rsidRPr="00E11D80" w:rsidDel="00E11D80">
                <w:rPr>
                  <w:rStyle w:val="Hyperlink"/>
                  <w:noProof/>
                </w:rPr>
                <w:delText>3. Remote Access the Windows VM</w:delText>
              </w:r>
              <w:r w:rsidDel="00E11D80">
                <w:rPr>
                  <w:noProof/>
                  <w:webHidden/>
                </w:rPr>
                <w:tab/>
                <w:delText>13</w:delText>
              </w:r>
            </w:del>
          </w:ins>
        </w:p>
        <w:p w14:paraId="2E4C35A6" w14:textId="0DF6E453" w:rsidR="00E014AD" w:rsidDel="00E11D80" w:rsidRDefault="00E014AD">
          <w:pPr>
            <w:pStyle w:val="TOC1"/>
            <w:tabs>
              <w:tab w:val="right" w:leader="dot" w:pos="9016"/>
            </w:tabs>
            <w:rPr>
              <w:ins w:id="100" w:author="Xu Jia" w:date="2022-04-07T21:39:00Z"/>
              <w:del w:id="101" w:author="Liu yuancheng" w:date="2022-04-07T23:47:00Z"/>
              <w:rFonts w:cstheme="minorBidi"/>
              <w:noProof/>
              <w:sz w:val="24"/>
              <w:szCs w:val="24"/>
              <w:lang w:val="en-SG" w:eastAsia="zh-CN"/>
            </w:rPr>
          </w:pPr>
          <w:ins w:id="102" w:author="Xu Jia" w:date="2022-04-07T21:39:00Z">
            <w:del w:id="103" w:author="Liu yuancheng" w:date="2022-04-07T23:47:00Z">
              <w:r w:rsidRPr="00E11D80" w:rsidDel="00E11D80">
                <w:rPr>
                  <w:rStyle w:val="Hyperlink"/>
                  <w:noProof/>
                  <w:shd w:val="clear" w:color="auto" w:fill="FFFFFF"/>
                </w:rPr>
                <w:delText>4.File Transfer [Optional]</w:delText>
              </w:r>
              <w:r w:rsidDel="00E11D80">
                <w:rPr>
                  <w:noProof/>
                  <w:webHidden/>
                </w:rPr>
                <w:tab/>
                <w:delText>15</w:delText>
              </w:r>
            </w:del>
          </w:ins>
        </w:p>
        <w:p w14:paraId="3CB2EEC8" w14:textId="076A625A" w:rsidR="00E014AD" w:rsidDel="00E11D80" w:rsidRDefault="00E014AD">
          <w:pPr>
            <w:pStyle w:val="TOC1"/>
            <w:tabs>
              <w:tab w:val="right" w:leader="dot" w:pos="9016"/>
            </w:tabs>
            <w:rPr>
              <w:ins w:id="104" w:author="Xu Jia" w:date="2022-04-07T21:39:00Z"/>
              <w:del w:id="105" w:author="Liu yuancheng" w:date="2022-04-07T23:47:00Z"/>
              <w:rFonts w:cstheme="minorBidi"/>
              <w:noProof/>
              <w:sz w:val="24"/>
              <w:szCs w:val="24"/>
              <w:lang w:val="en-SG" w:eastAsia="zh-CN"/>
            </w:rPr>
          </w:pPr>
          <w:ins w:id="106" w:author="Xu Jia" w:date="2022-04-07T21:39:00Z">
            <w:del w:id="107" w:author="Liu yuancheng" w:date="2022-04-07T23:47:00Z">
              <w:r w:rsidRPr="00E11D80" w:rsidDel="00E11D80">
                <w:rPr>
                  <w:rStyle w:val="Hyperlink"/>
                  <w:noProof/>
                </w:rPr>
                <w:delText>Appendix</w:delText>
              </w:r>
              <w:r w:rsidDel="00E11D80">
                <w:rPr>
                  <w:noProof/>
                  <w:webHidden/>
                </w:rPr>
                <w:tab/>
                <w:delText>17</w:delText>
              </w:r>
            </w:del>
          </w:ins>
        </w:p>
        <w:p w14:paraId="2C26973C" w14:textId="377F4174" w:rsidR="00757BA9" w:rsidDel="00E11D80" w:rsidRDefault="00757BA9">
          <w:pPr>
            <w:pStyle w:val="TOC1"/>
            <w:tabs>
              <w:tab w:val="right" w:leader="dot" w:pos="9016"/>
            </w:tabs>
            <w:rPr>
              <w:del w:id="108" w:author="Liu yuancheng" w:date="2022-04-07T23:47:00Z"/>
              <w:rFonts w:cstheme="minorBidi"/>
              <w:noProof/>
              <w:lang w:val="en-SG" w:eastAsia="zh-CN"/>
            </w:rPr>
          </w:pPr>
          <w:del w:id="109" w:author="Liu yuancheng" w:date="2022-04-07T23:47:00Z">
            <w:r w:rsidRPr="00E014AD" w:rsidDel="00E11D80">
              <w:rPr>
                <w:color w:val="2B579A"/>
                <w:shd w:val="clear" w:color="auto" w:fill="E6E6E6"/>
                <w:rPrChange w:id="110" w:author="Xu Jia" w:date="2022-04-07T21:39:00Z">
                  <w:rPr>
                    <w:rStyle w:val="Hyperlink"/>
                    <w:noProof/>
                  </w:rPr>
                </w:rPrChange>
              </w:rPr>
              <w:delText>Version Control</w:delText>
            </w:r>
            <w:r w:rsidDel="00E11D80">
              <w:rPr>
                <w:noProof/>
                <w:webHidden/>
              </w:rPr>
              <w:tab/>
            </w:r>
            <w:r w:rsidR="00E014AD" w:rsidDel="00E11D80">
              <w:rPr>
                <w:noProof/>
                <w:webHidden/>
              </w:rPr>
              <w:delText>2</w:delText>
            </w:r>
          </w:del>
        </w:p>
        <w:p w14:paraId="5F84A393" w14:textId="18EA3281" w:rsidR="00757BA9" w:rsidDel="00E11D80" w:rsidRDefault="00757BA9">
          <w:pPr>
            <w:pStyle w:val="TOC1"/>
            <w:tabs>
              <w:tab w:val="right" w:leader="dot" w:pos="9016"/>
            </w:tabs>
            <w:rPr>
              <w:del w:id="111" w:author="Liu yuancheng" w:date="2022-04-07T23:47:00Z"/>
              <w:rFonts w:cstheme="minorBidi"/>
              <w:noProof/>
              <w:lang w:val="en-SG" w:eastAsia="zh-CN"/>
            </w:rPr>
          </w:pPr>
          <w:del w:id="112" w:author="Liu yuancheng" w:date="2022-04-07T23:47:00Z">
            <w:r w:rsidRPr="00E014AD" w:rsidDel="00E11D80">
              <w:rPr>
                <w:color w:val="2B579A"/>
                <w:shd w:val="clear" w:color="auto" w:fill="E6E6E6"/>
                <w:rPrChange w:id="113" w:author="Xu Jia" w:date="2022-04-07T21:39:00Z">
                  <w:rPr>
                    <w:rStyle w:val="Hyperlink"/>
                    <w:noProof/>
                  </w:rPr>
                </w:rPrChange>
              </w:rPr>
              <w:delText>1. Introduction</w:delText>
            </w:r>
            <w:r w:rsidDel="00E11D80">
              <w:rPr>
                <w:noProof/>
                <w:webHidden/>
              </w:rPr>
              <w:tab/>
            </w:r>
            <w:r w:rsidR="00E014AD" w:rsidDel="00E11D80">
              <w:rPr>
                <w:noProof/>
                <w:webHidden/>
              </w:rPr>
              <w:delText>4</w:delText>
            </w:r>
          </w:del>
        </w:p>
        <w:p w14:paraId="7E8422E1" w14:textId="557F8A8F" w:rsidR="00757BA9" w:rsidDel="00E11D80" w:rsidRDefault="00757BA9">
          <w:pPr>
            <w:pStyle w:val="TOC1"/>
            <w:tabs>
              <w:tab w:val="right" w:leader="dot" w:pos="9016"/>
            </w:tabs>
            <w:rPr>
              <w:del w:id="114" w:author="Liu yuancheng" w:date="2022-04-07T23:47:00Z"/>
              <w:rFonts w:cstheme="minorBidi"/>
              <w:noProof/>
              <w:lang w:val="en-SG" w:eastAsia="zh-CN"/>
            </w:rPr>
          </w:pPr>
          <w:del w:id="115" w:author="Liu yuancheng" w:date="2022-04-07T23:47:00Z">
            <w:r w:rsidRPr="00E014AD" w:rsidDel="00E11D80">
              <w:rPr>
                <w:color w:val="2B579A"/>
                <w:shd w:val="clear" w:color="auto" w:fill="E6E6E6"/>
                <w:rPrChange w:id="116" w:author="Xu Jia" w:date="2022-04-07T21:39:00Z">
                  <w:rPr>
                    <w:rStyle w:val="Hyperlink"/>
                    <w:noProof/>
                  </w:rPr>
                </w:rPrChange>
              </w:rPr>
              <w:delText>2. Windows VM Creation</w:delText>
            </w:r>
            <w:r w:rsidDel="00E11D80">
              <w:rPr>
                <w:noProof/>
                <w:webHidden/>
              </w:rPr>
              <w:tab/>
            </w:r>
            <w:r w:rsidR="00E014AD" w:rsidDel="00E11D80">
              <w:rPr>
                <w:noProof/>
                <w:webHidden/>
              </w:rPr>
              <w:delText>5</w:delText>
            </w:r>
          </w:del>
        </w:p>
        <w:p w14:paraId="2E3B01D5" w14:textId="084610A8" w:rsidR="00757BA9" w:rsidDel="00E11D80" w:rsidRDefault="00757BA9">
          <w:pPr>
            <w:pStyle w:val="TOC2"/>
            <w:tabs>
              <w:tab w:val="right" w:leader="dot" w:pos="9016"/>
            </w:tabs>
            <w:rPr>
              <w:del w:id="117" w:author="Liu yuancheng" w:date="2022-04-07T23:47:00Z"/>
              <w:rFonts w:cstheme="minorBidi"/>
              <w:noProof/>
              <w:lang w:val="en-SG" w:eastAsia="zh-CN"/>
            </w:rPr>
          </w:pPr>
          <w:del w:id="118" w:author="Liu yuancheng" w:date="2022-04-07T23:47:00Z">
            <w:r w:rsidRPr="00E014AD" w:rsidDel="00E11D80">
              <w:rPr>
                <w:color w:val="2B579A"/>
                <w:shd w:val="clear" w:color="auto" w:fill="E6E6E6"/>
                <w:rPrChange w:id="119" w:author="Xu Jia" w:date="2022-04-07T21:39:00Z">
                  <w:rPr>
                    <w:rStyle w:val="Hyperlink"/>
                    <w:noProof/>
                  </w:rPr>
                </w:rPrChange>
              </w:rPr>
              <w:delText>2.1 Login the NCL OpenStack Platform</w:delText>
            </w:r>
            <w:r w:rsidDel="00E11D80">
              <w:rPr>
                <w:noProof/>
                <w:webHidden/>
              </w:rPr>
              <w:tab/>
            </w:r>
            <w:r w:rsidR="00E014AD" w:rsidDel="00E11D80">
              <w:rPr>
                <w:noProof/>
                <w:webHidden/>
              </w:rPr>
              <w:delText>5</w:delText>
            </w:r>
          </w:del>
        </w:p>
        <w:p w14:paraId="28C21808" w14:textId="04F3AA3E" w:rsidR="00757BA9" w:rsidDel="00E11D80" w:rsidRDefault="00757BA9">
          <w:pPr>
            <w:pStyle w:val="TOC2"/>
            <w:tabs>
              <w:tab w:val="right" w:leader="dot" w:pos="9016"/>
            </w:tabs>
            <w:rPr>
              <w:del w:id="120" w:author="Liu yuancheng" w:date="2022-04-07T23:47:00Z"/>
              <w:rFonts w:cstheme="minorBidi"/>
              <w:noProof/>
              <w:lang w:val="en-SG" w:eastAsia="zh-CN"/>
            </w:rPr>
          </w:pPr>
          <w:del w:id="121" w:author="Liu yuancheng" w:date="2022-04-07T23:47:00Z">
            <w:r w:rsidRPr="00E014AD" w:rsidDel="00E11D80">
              <w:rPr>
                <w:color w:val="2B579A"/>
                <w:shd w:val="clear" w:color="auto" w:fill="E6E6E6"/>
                <w:rPrChange w:id="122" w:author="Xu Jia" w:date="2022-04-07T21:39:00Z">
                  <w:rPr>
                    <w:rStyle w:val="Hyperlink"/>
                    <w:noProof/>
                  </w:rPr>
                </w:rPrChange>
              </w:rPr>
              <w:delText>2.2 Create an Instance with Windows-VM-Image</w:delText>
            </w:r>
            <w:r w:rsidDel="00E11D80">
              <w:rPr>
                <w:noProof/>
                <w:webHidden/>
              </w:rPr>
              <w:tab/>
            </w:r>
            <w:r w:rsidR="00E014AD" w:rsidDel="00E11D80">
              <w:rPr>
                <w:noProof/>
                <w:webHidden/>
              </w:rPr>
              <w:delText>6</w:delText>
            </w:r>
          </w:del>
        </w:p>
        <w:p w14:paraId="3920A19B" w14:textId="50D788B0" w:rsidR="00757BA9" w:rsidDel="00E11D80" w:rsidRDefault="00757BA9">
          <w:pPr>
            <w:pStyle w:val="TOC3"/>
            <w:tabs>
              <w:tab w:val="right" w:leader="dot" w:pos="9016"/>
            </w:tabs>
            <w:rPr>
              <w:del w:id="123" w:author="Liu yuancheng" w:date="2022-04-07T23:47:00Z"/>
              <w:rFonts w:cstheme="minorBidi"/>
              <w:noProof/>
              <w:lang w:val="en-SG" w:eastAsia="zh-CN"/>
            </w:rPr>
          </w:pPr>
          <w:del w:id="124" w:author="Liu yuancheng" w:date="2022-04-07T23:47:00Z">
            <w:r w:rsidRPr="00E014AD" w:rsidDel="00E11D80">
              <w:rPr>
                <w:color w:val="2B579A"/>
                <w:shd w:val="clear" w:color="auto" w:fill="E6E6E6"/>
                <w:rPrChange w:id="125" w:author="Xu Jia" w:date="2022-04-07T21:39:00Z">
                  <w:rPr>
                    <w:rStyle w:val="Hyperlink"/>
                    <w:noProof/>
                  </w:rPr>
                </w:rPrChange>
              </w:rPr>
              <w:delText>2.2.1 Access the Instance Creation Page</w:delText>
            </w:r>
            <w:r w:rsidDel="00E11D80">
              <w:rPr>
                <w:noProof/>
                <w:webHidden/>
              </w:rPr>
              <w:tab/>
            </w:r>
            <w:r w:rsidR="00E014AD" w:rsidDel="00E11D80">
              <w:rPr>
                <w:noProof/>
                <w:webHidden/>
              </w:rPr>
              <w:delText>6</w:delText>
            </w:r>
          </w:del>
        </w:p>
        <w:p w14:paraId="33E481B7" w14:textId="3D1E43FE" w:rsidR="00757BA9" w:rsidDel="00E11D80" w:rsidRDefault="00757BA9">
          <w:pPr>
            <w:pStyle w:val="TOC3"/>
            <w:tabs>
              <w:tab w:val="right" w:leader="dot" w:pos="9016"/>
            </w:tabs>
            <w:rPr>
              <w:del w:id="126" w:author="Liu yuancheng" w:date="2022-04-07T23:47:00Z"/>
              <w:rFonts w:cstheme="minorBidi"/>
              <w:noProof/>
              <w:lang w:val="en-SG" w:eastAsia="zh-CN"/>
            </w:rPr>
          </w:pPr>
          <w:del w:id="127" w:author="Liu yuancheng" w:date="2022-04-07T23:47:00Z">
            <w:r w:rsidRPr="00E014AD" w:rsidDel="00E11D80">
              <w:rPr>
                <w:color w:val="2B579A"/>
                <w:shd w:val="clear" w:color="auto" w:fill="E6E6E6"/>
                <w:rPrChange w:id="128" w:author="Xu Jia" w:date="2022-04-07T21:39:00Z">
                  <w:rPr>
                    <w:rStyle w:val="Hyperlink"/>
                    <w:noProof/>
                  </w:rPr>
                </w:rPrChange>
              </w:rPr>
              <w:delText>2.2.2 Create an Instance with Windows-VM Image</w:delText>
            </w:r>
            <w:r w:rsidDel="00E11D80">
              <w:rPr>
                <w:noProof/>
                <w:webHidden/>
              </w:rPr>
              <w:tab/>
            </w:r>
            <w:r w:rsidR="00E014AD" w:rsidDel="00E11D80">
              <w:rPr>
                <w:noProof/>
                <w:webHidden/>
              </w:rPr>
              <w:delText>6</w:delText>
            </w:r>
          </w:del>
        </w:p>
        <w:p w14:paraId="60510B1E" w14:textId="79D4D35E" w:rsidR="00757BA9" w:rsidDel="00E11D80" w:rsidRDefault="00757BA9">
          <w:pPr>
            <w:pStyle w:val="TOC2"/>
            <w:tabs>
              <w:tab w:val="right" w:leader="dot" w:pos="9016"/>
            </w:tabs>
            <w:rPr>
              <w:del w:id="129" w:author="Liu yuancheng" w:date="2022-04-07T23:47:00Z"/>
              <w:rFonts w:cstheme="minorBidi"/>
              <w:noProof/>
              <w:lang w:val="en-SG" w:eastAsia="zh-CN"/>
            </w:rPr>
          </w:pPr>
          <w:del w:id="130" w:author="Liu yuancheng" w:date="2022-04-07T23:47:00Z">
            <w:r w:rsidRPr="00E014AD" w:rsidDel="00E11D80">
              <w:rPr>
                <w:color w:val="2B579A"/>
                <w:shd w:val="clear" w:color="auto" w:fill="E6E6E6"/>
                <w:rPrChange w:id="131" w:author="Xu Jia" w:date="2022-04-07T21:39:00Z">
                  <w:rPr>
                    <w:rStyle w:val="Hyperlink"/>
                    <w:noProof/>
                  </w:rPr>
                </w:rPrChange>
              </w:rPr>
              <w:delText>2.3 Config the Windows VM Security Access</w:delText>
            </w:r>
            <w:r w:rsidDel="00E11D80">
              <w:rPr>
                <w:noProof/>
                <w:webHidden/>
              </w:rPr>
              <w:tab/>
            </w:r>
            <w:r w:rsidR="00E014AD" w:rsidDel="00E11D80">
              <w:rPr>
                <w:noProof/>
                <w:webHidden/>
              </w:rPr>
              <w:delText>11</w:delText>
            </w:r>
          </w:del>
        </w:p>
        <w:p w14:paraId="20245C3C" w14:textId="05CB567B" w:rsidR="00757BA9" w:rsidDel="00E11D80" w:rsidRDefault="00757BA9">
          <w:pPr>
            <w:pStyle w:val="TOC3"/>
            <w:tabs>
              <w:tab w:val="right" w:leader="dot" w:pos="9016"/>
            </w:tabs>
            <w:rPr>
              <w:del w:id="132" w:author="Liu yuancheng" w:date="2022-04-07T23:47:00Z"/>
              <w:rFonts w:cstheme="minorBidi"/>
              <w:noProof/>
              <w:lang w:val="en-SG" w:eastAsia="zh-CN"/>
            </w:rPr>
          </w:pPr>
          <w:del w:id="133" w:author="Liu yuancheng" w:date="2022-04-07T23:47:00Z">
            <w:r w:rsidRPr="00E014AD" w:rsidDel="00E11D80">
              <w:rPr>
                <w:color w:val="2B579A"/>
                <w:shd w:val="clear" w:color="auto" w:fill="E6E6E6"/>
                <w:rPrChange w:id="134" w:author="Xu Jia" w:date="2022-04-07T21:39:00Z">
                  <w:rPr>
                    <w:rStyle w:val="Hyperlink"/>
                    <w:noProof/>
                  </w:rPr>
                </w:rPrChange>
              </w:rPr>
              <w:delText>2.3.1 Config the Instance Network Security Group</w:delText>
            </w:r>
            <w:r w:rsidDel="00E11D80">
              <w:rPr>
                <w:noProof/>
                <w:webHidden/>
              </w:rPr>
              <w:tab/>
            </w:r>
            <w:r w:rsidR="00E014AD" w:rsidDel="00E11D80">
              <w:rPr>
                <w:noProof/>
                <w:webHidden/>
              </w:rPr>
              <w:delText>11</w:delText>
            </w:r>
          </w:del>
        </w:p>
        <w:p w14:paraId="2DF33793" w14:textId="42469B9B" w:rsidR="00757BA9" w:rsidDel="00E11D80" w:rsidRDefault="00757BA9">
          <w:pPr>
            <w:pStyle w:val="TOC3"/>
            <w:tabs>
              <w:tab w:val="right" w:leader="dot" w:pos="9016"/>
            </w:tabs>
            <w:rPr>
              <w:del w:id="135" w:author="Liu yuancheng" w:date="2022-04-07T23:47:00Z"/>
              <w:rFonts w:cstheme="minorBidi"/>
              <w:noProof/>
              <w:lang w:val="en-SG" w:eastAsia="zh-CN"/>
            </w:rPr>
          </w:pPr>
          <w:del w:id="136" w:author="Liu yuancheng" w:date="2022-04-07T23:47:00Z">
            <w:r w:rsidRPr="00E014AD" w:rsidDel="00E11D80">
              <w:rPr>
                <w:color w:val="2B579A"/>
                <w:shd w:val="clear" w:color="auto" w:fill="E6E6E6"/>
                <w:rPrChange w:id="137" w:author="Xu Jia" w:date="2022-04-07T21:39:00Z">
                  <w:rPr>
                    <w:rStyle w:val="Hyperlink"/>
                    <w:noProof/>
                  </w:rPr>
                </w:rPrChange>
              </w:rPr>
              <w:delText>2.3.2 Check the Windows-VM running [Optional]</w:delText>
            </w:r>
            <w:r w:rsidDel="00E11D80">
              <w:rPr>
                <w:noProof/>
                <w:webHidden/>
              </w:rPr>
              <w:tab/>
            </w:r>
            <w:r w:rsidR="00E014AD" w:rsidDel="00E11D80">
              <w:rPr>
                <w:noProof/>
                <w:webHidden/>
              </w:rPr>
              <w:delText>12</w:delText>
            </w:r>
          </w:del>
        </w:p>
        <w:p w14:paraId="66A7CAB5" w14:textId="353FAB70" w:rsidR="00757BA9" w:rsidDel="00E11D80" w:rsidRDefault="00757BA9">
          <w:pPr>
            <w:pStyle w:val="TOC1"/>
            <w:tabs>
              <w:tab w:val="right" w:leader="dot" w:pos="9016"/>
            </w:tabs>
            <w:rPr>
              <w:del w:id="138" w:author="Liu yuancheng" w:date="2022-04-07T23:47:00Z"/>
              <w:rFonts w:cstheme="minorBidi"/>
              <w:noProof/>
              <w:lang w:val="en-SG" w:eastAsia="zh-CN"/>
            </w:rPr>
          </w:pPr>
          <w:del w:id="139" w:author="Liu yuancheng" w:date="2022-04-07T23:47:00Z">
            <w:r w:rsidRPr="00E014AD" w:rsidDel="00E11D80">
              <w:rPr>
                <w:color w:val="2B579A"/>
                <w:shd w:val="clear" w:color="auto" w:fill="E6E6E6"/>
                <w:rPrChange w:id="140" w:author="Xu Jia" w:date="2022-04-07T21:39:00Z">
                  <w:rPr>
                    <w:rStyle w:val="Hyperlink"/>
                    <w:noProof/>
                  </w:rPr>
                </w:rPrChange>
              </w:rPr>
              <w:delText>3. Remote Access the Windows VM</w:delText>
            </w:r>
            <w:r w:rsidDel="00E11D80">
              <w:rPr>
                <w:noProof/>
                <w:webHidden/>
              </w:rPr>
              <w:tab/>
            </w:r>
            <w:r w:rsidR="00E014AD" w:rsidDel="00E11D80">
              <w:rPr>
                <w:noProof/>
                <w:webHidden/>
              </w:rPr>
              <w:delText>13</w:delText>
            </w:r>
          </w:del>
        </w:p>
        <w:p w14:paraId="4E186675" w14:textId="172A3D47" w:rsidR="00757BA9" w:rsidDel="00E11D80" w:rsidRDefault="00757BA9">
          <w:pPr>
            <w:pStyle w:val="TOC1"/>
            <w:tabs>
              <w:tab w:val="right" w:leader="dot" w:pos="9016"/>
            </w:tabs>
            <w:rPr>
              <w:del w:id="141" w:author="Liu yuancheng" w:date="2022-04-07T23:47:00Z"/>
              <w:rFonts w:cstheme="minorBidi"/>
              <w:noProof/>
              <w:lang w:val="en-SG" w:eastAsia="zh-CN"/>
            </w:rPr>
          </w:pPr>
          <w:del w:id="142" w:author="Liu yuancheng" w:date="2022-04-07T23:47:00Z">
            <w:r w:rsidRPr="00E014AD" w:rsidDel="00E11D80">
              <w:rPr>
                <w:color w:val="2B579A"/>
                <w:shd w:val="clear" w:color="auto" w:fill="E6E6E6"/>
                <w:rPrChange w:id="143" w:author="Xu Jia" w:date="2022-04-07T21:39:00Z">
                  <w:rPr>
                    <w:rStyle w:val="Hyperlink"/>
                    <w:noProof/>
                    <w:shd w:val="clear" w:color="auto" w:fill="FFFFFF"/>
                  </w:rPr>
                </w:rPrChange>
              </w:rPr>
              <w:delText>4.File Translation [Optional]</w:delText>
            </w:r>
            <w:r w:rsidDel="00E11D80">
              <w:rPr>
                <w:noProof/>
                <w:webHidden/>
              </w:rPr>
              <w:tab/>
            </w:r>
            <w:r w:rsidR="00E014AD" w:rsidDel="00E11D80">
              <w:rPr>
                <w:noProof/>
                <w:webHidden/>
              </w:rPr>
              <w:delText>15</w:delText>
            </w:r>
          </w:del>
        </w:p>
        <w:p w14:paraId="191F7524" w14:textId="4716150C" w:rsidR="00757BA9" w:rsidDel="00E11D80" w:rsidRDefault="00757BA9">
          <w:pPr>
            <w:pStyle w:val="TOC1"/>
            <w:tabs>
              <w:tab w:val="right" w:leader="dot" w:pos="9016"/>
            </w:tabs>
            <w:rPr>
              <w:del w:id="144" w:author="Liu yuancheng" w:date="2022-04-07T23:47:00Z"/>
              <w:rFonts w:cstheme="minorBidi"/>
              <w:noProof/>
              <w:lang w:val="en-SG" w:eastAsia="zh-CN"/>
            </w:rPr>
          </w:pPr>
          <w:del w:id="145" w:author="Liu yuancheng" w:date="2022-04-07T23:47:00Z">
            <w:r w:rsidRPr="00E014AD" w:rsidDel="00E11D80">
              <w:rPr>
                <w:color w:val="2B579A"/>
                <w:shd w:val="clear" w:color="auto" w:fill="E6E6E6"/>
                <w:rPrChange w:id="146" w:author="Xu Jia" w:date="2022-04-07T21:39:00Z">
                  <w:rPr>
                    <w:rStyle w:val="Hyperlink"/>
                    <w:noProof/>
                  </w:rPr>
                </w:rPrChange>
              </w:rPr>
              <w:delText>Appendix</w:delText>
            </w:r>
            <w:r w:rsidDel="00E11D80">
              <w:rPr>
                <w:noProof/>
                <w:webHidden/>
              </w:rPr>
              <w:tab/>
            </w:r>
            <w:r w:rsidR="00E014AD" w:rsidDel="00E11D80">
              <w:rPr>
                <w:noProof/>
                <w:webHidden/>
              </w:rPr>
              <w:delText>17</w:delText>
            </w:r>
          </w:del>
        </w:p>
        <w:p w14:paraId="215250AF" w14:textId="66DDA95D" w:rsidR="00CB4ADA" w:rsidRDefault="00CB4ADA">
          <w:r>
            <w:rPr>
              <w:b/>
              <w:bCs/>
              <w:noProof/>
              <w:color w:val="2B579A"/>
              <w:shd w:val="clear" w:color="auto" w:fill="E6E6E6"/>
            </w:rPr>
            <w:fldChar w:fldCharType="end"/>
          </w:r>
        </w:p>
      </w:sdtContent>
    </w:sdt>
    <w:p w14:paraId="6EAD96AF" w14:textId="5E73241F" w:rsidR="007358AF" w:rsidRDefault="007358AF"/>
    <w:p w14:paraId="023DAD7B" w14:textId="1334F099" w:rsidR="007358AF" w:rsidRDefault="007358AF"/>
    <w:p w14:paraId="70FED7CD" w14:textId="7BA9C97B" w:rsidR="007358AF" w:rsidRDefault="007358AF"/>
    <w:p w14:paraId="3BA3772F" w14:textId="09201786" w:rsidR="007358AF" w:rsidRDefault="007358AF"/>
    <w:p w14:paraId="2F33342A" w14:textId="5A6509D8" w:rsidR="007358AF" w:rsidRDefault="007358AF"/>
    <w:p w14:paraId="71379475" w14:textId="7C474968" w:rsidR="007358AF" w:rsidRDefault="007358AF"/>
    <w:p w14:paraId="55D81331" w14:textId="5D6514BE" w:rsidR="007358AF" w:rsidRDefault="007358AF"/>
    <w:p w14:paraId="09D9A3FB" w14:textId="7D747752" w:rsidR="007358AF" w:rsidRDefault="007358AF"/>
    <w:p w14:paraId="78128C42" w14:textId="7A9BA966" w:rsidR="007358AF" w:rsidRDefault="007358AF"/>
    <w:p w14:paraId="40BE9DC6" w14:textId="6BB7882C" w:rsidR="007358AF" w:rsidRDefault="007358AF"/>
    <w:p w14:paraId="7AEFF89E" w14:textId="6321B052" w:rsidR="007358AF" w:rsidRDefault="007358AF"/>
    <w:p w14:paraId="1E761B6C" w14:textId="3406CBB6" w:rsidR="007358AF" w:rsidRDefault="007358AF"/>
    <w:p w14:paraId="03C1D7EB" w14:textId="3E84FAD5" w:rsidR="007358AF" w:rsidRDefault="007358AF"/>
    <w:p w14:paraId="0E979A85" w14:textId="690F8B53" w:rsidR="007358AF" w:rsidRDefault="007358AF"/>
    <w:p w14:paraId="1460D309" w14:textId="618CB89D" w:rsidR="007358AF" w:rsidRDefault="007358AF"/>
    <w:p w14:paraId="6E934FA6" w14:textId="246393BC" w:rsidR="007358AF" w:rsidRDefault="007358AF"/>
    <w:p w14:paraId="1B2753AA" w14:textId="4EC1555B" w:rsidR="007358AF" w:rsidRDefault="007358AF"/>
    <w:p w14:paraId="69F47187" w14:textId="61B43057" w:rsidR="007358AF" w:rsidRDefault="007358AF"/>
    <w:p w14:paraId="58AF73D0" w14:textId="5DFAD637" w:rsidR="007358AF" w:rsidRDefault="007358AF"/>
    <w:p w14:paraId="409AF711" w14:textId="77777777" w:rsidR="002C40FC" w:rsidRDefault="002C40FC" w:rsidP="009939DA">
      <w:pPr>
        <w:pStyle w:val="Heading1"/>
      </w:pPr>
      <w:bookmarkStart w:id="147" w:name="_Toc100051303"/>
      <w:bookmarkStart w:id="148" w:name="_Toc100267649"/>
      <w:r>
        <w:t xml:space="preserve">1. </w:t>
      </w:r>
      <w:r w:rsidRPr="009939DA">
        <w:t>Introduction</w:t>
      </w:r>
      <w:bookmarkEnd w:id="147"/>
      <w:bookmarkEnd w:id="148"/>
      <w:r>
        <w:t xml:space="preserve"> </w:t>
      </w:r>
    </w:p>
    <w:p w14:paraId="1AEF9243" w14:textId="77777777" w:rsidR="009939DA" w:rsidRPr="00655A6A" w:rsidRDefault="009939DA" w:rsidP="009939DA">
      <w:pPr>
        <w:shd w:val="clear" w:color="auto" w:fill="FFFFFF"/>
        <w:spacing w:before="100" w:beforeAutospacing="1" w:after="100" w:afterAutospacing="1" w:line="240" w:lineRule="auto"/>
        <w:rPr>
          <w:rFonts w:eastAsia="Times New Roman" w:cstheme="minorHAnsi"/>
          <w:color w:val="242424"/>
          <w:sz w:val="24"/>
          <w:szCs w:val="24"/>
        </w:rPr>
      </w:pPr>
      <w:r w:rsidRPr="00655A6A">
        <w:rPr>
          <w:rStyle w:val="md-plain"/>
          <w:rFonts w:cstheme="minorHAnsi"/>
          <w:b/>
          <w:bCs/>
          <w:color w:val="333333"/>
          <w:sz w:val="24"/>
          <w:szCs w:val="24"/>
          <w:shd w:val="clear" w:color="auto" w:fill="FFFFFF"/>
        </w:rPr>
        <w:t>Doc description</w:t>
      </w:r>
      <w:r w:rsidRPr="00655A6A">
        <w:rPr>
          <w:rStyle w:val="md-plain"/>
          <w:rFonts w:cstheme="minorHAnsi"/>
          <w:color w:val="333333"/>
          <w:sz w:val="24"/>
          <w:szCs w:val="24"/>
          <w:shd w:val="clear" w:color="auto" w:fill="FFFFFF"/>
        </w:rPr>
        <w:t>:</w:t>
      </w:r>
    </w:p>
    <w:p w14:paraId="60D6EADC" w14:textId="31AA7B65" w:rsidR="009939DA" w:rsidRPr="00E46184" w:rsidRDefault="009939DA" w:rsidP="55CE8438">
      <w:pPr>
        <w:shd w:val="clear" w:color="auto" w:fill="FFFFFF" w:themeFill="background1"/>
        <w:spacing w:before="100" w:beforeAutospacing="1" w:after="100" w:afterAutospacing="1" w:line="240" w:lineRule="auto"/>
        <w:jc w:val="both"/>
        <w:rPr>
          <w:ins w:id="149" w:author="Florentiana Yuwono" w:date="2022-06-29T07:36:00Z"/>
          <w:rFonts w:ascii="Calibri" w:eastAsia="Calibri" w:hAnsi="Calibri" w:cs="Calibri"/>
        </w:rPr>
      </w:pPr>
      <w:r w:rsidRPr="55CE8438">
        <w:rPr>
          <w:rFonts w:eastAsia="Times New Roman"/>
          <w:color w:val="242424"/>
        </w:rPr>
        <w:t xml:space="preserve">This manual will be used by </w:t>
      </w:r>
      <w:r w:rsidR="00997CD4" w:rsidRPr="55CE8438">
        <w:rPr>
          <w:rFonts w:ascii="Calibri" w:eastAsia="Calibri" w:hAnsi="Calibri" w:cs="Calibri"/>
        </w:rPr>
        <w:t>National Cybersecurity R&amp;D Lab (</w:t>
      </w:r>
      <w:r w:rsidRPr="55CE8438">
        <w:rPr>
          <w:rFonts w:eastAsia="Times New Roman"/>
          <w:color w:val="242424"/>
        </w:rPr>
        <w:t>NCL</w:t>
      </w:r>
      <w:r w:rsidR="00997CD4" w:rsidRPr="55CE8438">
        <w:rPr>
          <w:rFonts w:eastAsia="Times New Roman"/>
          <w:color w:val="242424"/>
        </w:rPr>
        <w:t>)</w:t>
      </w:r>
      <w:r w:rsidRPr="55CE8438">
        <w:rPr>
          <w:rFonts w:eastAsia="Times New Roman"/>
          <w:color w:val="242424"/>
        </w:rPr>
        <w:t xml:space="preserve"> </w:t>
      </w:r>
      <w:ins w:id="150" w:author="Liu yuancheng" w:date="2022-04-12T16:47:00Z">
        <w:r w:rsidR="00C71313" w:rsidRPr="55CE8438">
          <w:rPr>
            <w:rFonts w:eastAsia="Times New Roman"/>
            <w:color w:val="242424"/>
          </w:rPr>
          <w:t xml:space="preserve">users </w:t>
        </w:r>
      </w:ins>
      <w:del w:id="151" w:author="Liu yuancheng" w:date="2022-04-12T16:47:00Z">
        <w:r w:rsidRPr="55CE8438" w:rsidDel="009939DA">
          <w:rPr>
            <w:rFonts w:eastAsia="Times New Roman"/>
            <w:color w:val="242424"/>
          </w:rPr>
          <w:delText xml:space="preserve">customers </w:delText>
        </w:r>
      </w:del>
      <w:r w:rsidRPr="55CE8438">
        <w:rPr>
          <w:rFonts w:eastAsia="Times New Roman"/>
          <w:color w:val="242424"/>
        </w:rPr>
        <w:t xml:space="preserve">as a reference for </w:t>
      </w:r>
      <w:r w:rsidRPr="55CE8438">
        <w:rPr>
          <w:rFonts w:ascii="Calibri" w:eastAsia="Calibri" w:hAnsi="Calibri" w:cs="Calibri"/>
        </w:rPr>
        <w:t xml:space="preserve">creating a </w:t>
      </w:r>
      <w:r w:rsidR="004F2198" w:rsidRPr="55CE8438">
        <w:rPr>
          <w:rFonts w:ascii="Calibri" w:eastAsia="Calibri" w:hAnsi="Calibri" w:cs="Calibri"/>
        </w:rPr>
        <w:t xml:space="preserve">Microsoft </w:t>
      </w:r>
      <w:r w:rsidRPr="55CE8438">
        <w:rPr>
          <w:rFonts w:ascii="Calibri" w:eastAsia="Calibri" w:hAnsi="Calibri" w:cs="Calibri"/>
        </w:rPr>
        <w:t xml:space="preserve">Windows VM in their project under NCL OpenStack [Beta] Testbed and use the </w:t>
      </w:r>
      <w:r w:rsidR="00237840" w:rsidRPr="55CE8438">
        <w:rPr>
          <w:rFonts w:ascii="Calibri" w:eastAsia="Calibri" w:hAnsi="Calibri" w:cs="Calibri"/>
        </w:rPr>
        <w:t>RDP (</w:t>
      </w:r>
      <w:r w:rsidRPr="55CE8438">
        <w:rPr>
          <w:rFonts w:ascii="Calibri" w:eastAsia="Calibri" w:hAnsi="Calibri" w:cs="Calibri"/>
        </w:rPr>
        <w:t>remote desktop</w:t>
      </w:r>
      <w:r w:rsidR="008D4177" w:rsidRPr="55CE8438">
        <w:rPr>
          <w:rFonts w:ascii="Calibri" w:eastAsia="Calibri" w:hAnsi="Calibri" w:cs="Calibri"/>
        </w:rPr>
        <w:t xml:space="preserve"> client</w:t>
      </w:r>
      <w:r w:rsidRPr="55CE8438">
        <w:rPr>
          <w:rFonts w:ascii="Calibri" w:eastAsia="Calibri" w:hAnsi="Calibri" w:cs="Calibri"/>
        </w:rPr>
        <w:t>)</w:t>
      </w:r>
      <w:r w:rsidR="001C7BF2" w:rsidRPr="55CE8438">
        <w:rPr>
          <w:rFonts w:ascii="Calibri" w:eastAsia="Calibri" w:hAnsi="Calibri" w:cs="Calibri"/>
        </w:rPr>
        <w:t xml:space="preserve"> to</w:t>
      </w:r>
      <w:r w:rsidR="00F35FAF" w:rsidRPr="55CE8438">
        <w:rPr>
          <w:rFonts w:ascii="Calibri" w:eastAsia="Calibri" w:hAnsi="Calibri" w:cs="Calibri"/>
        </w:rPr>
        <w:t xml:space="preserve"> remote</w:t>
      </w:r>
      <w:ins w:id="152" w:author="Xu Jia" w:date="2022-04-07T21:40:00Z">
        <w:r w:rsidR="00E014AD" w:rsidRPr="55CE8438">
          <w:rPr>
            <w:rFonts w:ascii="Calibri" w:eastAsia="Calibri" w:hAnsi="Calibri" w:cs="Calibri"/>
          </w:rPr>
          <w:t>ly</w:t>
        </w:r>
      </w:ins>
      <w:r w:rsidR="001C7BF2" w:rsidRPr="55CE8438">
        <w:rPr>
          <w:rFonts w:ascii="Calibri" w:eastAsia="Calibri" w:hAnsi="Calibri" w:cs="Calibri"/>
        </w:rPr>
        <w:t xml:space="preserve"> access their Windows VM in their instance</w:t>
      </w:r>
      <w:r w:rsidR="000879B3" w:rsidRPr="55CE8438">
        <w:rPr>
          <w:rFonts w:ascii="Calibri" w:eastAsia="Calibri" w:hAnsi="Calibri" w:cs="Calibri"/>
        </w:rPr>
        <w:t xml:space="preserve"> from local computer</w:t>
      </w:r>
      <w:r w:rsidRPr="55CE8438">
        <w:rPr>
          <w:rFonts w:ascii="Calibri" w:eastAsia="Calibri" w:hAnsi="Calibri" w:cs="Calibri"/>
        </w:rPr>
        <w:t xml:space="preserve">. The document </w:t>
      </w:r>
      <w:del w:id="153" w:author="Xu Jia" w:date="2022-04-07T21:40:00Z">
        <w:r w:rsidRPr="55CE8438" w:rsidDel="009939DA">
          <w:rPr>
            <w:rFonts w:ascii="Calibri" w:eastAsia="Calibri" w:hAnsi="Calibri" w:cs="Calibri"/>
          </w:rPr>
          <w:delText xml:space="preserve">contents </w:delText>
        </w:r>
      </w:del>
      <w:ins w:id="154" w:author="Xu Jia" w:date="2022-04-07T21:40:00Z">
        <w:r w:rsidR="00E014AD" w:rsidRPr="55CE8438">
          <w:rPr>
            <w:rFonts w:ascii="Calibri" w:eastAsia="Calibri" w:hAnsi="Calibri" w:cs="Calibri"/>
          </w:rPr>
          <w:t xml:space="preserve">contains </w:t>
        </w:r>
      </w:ins>
      <w:r w:rsidRPr="55CE8438">
        <w:rPr>
          <w:rFonts w:ascii="Calibri" w:eastAsia="Calibri" w:hAnsi="Calibri" w:cs="Calibri"/>
        </w:rPr>
        <w:t>2 main section</w:t>
      </w:r>
      <w:ins w:id="155" w:author="Xu Jia" w:date="2022-04-07T21:40:00Z">
        <w:r w:rsidR="00E014AD" w:rsidRPr="55CE8438">
          <w:rPr>
            <w:rFonts w:ascii="Calibri" w:eastAsia="Calibri" w:hAnsi="Calibri" w:cs="Calibri"/>
          </w:rPr>
          <w:t>s</w:t>
        </w:r>
      </w:ins>
      <w:r w:rsidRPr="55CE8438">
        <w:rPr>
          <w:rFonts w:ascii="Calibri" w:eastAsia="Calibri" w:hAnsi="Calibri" w:cs="Calibri"/>
        </w:rPr>
        <w:t xml:space="preserve">, the </w:t>
      </w:r>
      <w:r w:rsidR="007909E3" w:rsidRPr="55CE8438">
        <w:rPr>
          <w:rFonts w:ascii="Calibri" w:eastAsia="Calibri" w:hAnsi="Calibri" w:cs="Calibri"/>
          <w:b/>
          <w:bCs/>
        </w:rPr>
        <w:t>Windows</w:t>
      </w:r>
      <w:r w:rsidR="001A7B6B" w:rsidRPr="55CE8438">
        <w:rPr>
          <w:rFonts w:ascii="Calibri" w:eastAsia="Calibri" w:hAnsi="Calibri" w:cs="Calibri"/>
          <w:b/>
          <w:bCs/>
        </w:rPr>
        <w:t xml:space="preserve"> VM</w:t>
      </w:r>
      <w:r w:rsidR="007909E3" w:rsidRPr="55CE8438">
        <w:rPr>
          <w:rFonts w:ascii="Calibri" w:eastAsia="Calibri" w:hAnsi="Calibri" w:cs="Calibri"/>
          <w:b/>
          <w:bCs/>
        </w:rPr>
        <w:t xml:space="preserve"> Creation </w:t>
      </w:r>
      <w:r w:rsidRPr="55CE8438">
        <w:rPr>
          <w:rFonts w:ascii="Calibri" w:eastAsia="Calibri" w:hAnsi="Calibri" w:cs="Calibri"/>
        </w:rPr>
        <w:t xml:space="preserve">section will </w:t>
      </w:r>
      <w:r w:rsidR="001A7B6B" w:rsidRPr="55CE8438">
        <w:rPr>
          <w:rFonts w:ascii="Calibri" w:eastAsia="Calibri" w:hAnsi="Calibri" w:cs="Calibri"/>
        </w:rPr>
        <w:t xml:space="preserve">introduce </w:t>
      </w:r>
      <w:r w:rsidRPr="55CE8438">
        <w:rPr>
          <w:rFonts w:ascii="Calibri" w:eastAsia="Calibri" w:hAnsi="Calibri" w:cs="Calibri"/>
        </w:rPr>
        <w:t>the detail</w:t>
      </w:r>
      <w:ins w:id="156" w:author="Xu Jia" w:date="2022-04-07T21:40:00Z">
        <w:r w:rsidR="00E014AD" w:rsidRPr="55CE8438">
          <w:rPr>
            <w:rFonts w:ascii="Calibri" w:eastAsia="Calibri" w:hAnsi="Calibri" w:cs="Calibri"/>
          </w:rPr>
          <w:t>ed</w:t>
        </w:r>
      </w:ins>
      <w:r w:rsidRPr="55CE8438">
        <w:rPr>
          <w:rFonts w:ascii="Calibri" w:eastAsia="Calibri" w:hAnsi="Calibri" w:cs="Calibri"/>
        </w:rPr>
        <w:t xml:space="preserve"> steps to </w:t>
      </w:r>
      <w:r w:rsidR="001A7B6B" w:rsidRPr="55CE8438">
        <w:rPr>
          <w:rFonts w:ascii="Calibri" w:eastAsia="Calibri" w:hAnsi="Calibri" w:cs="Calibri"/>
        </w:rPr>
        <w:t>create the VM under a</w:t>
      </w:r>
      <w:r w:rsidR="00362A61" w:rsidRPr="55CE8438">
        <w:rPr>
          <w:rFonts w:ascii="Calibri" w:eastAsia="Calibri" w:hAnsi="Calibri" w:cs="Calibri"/>
        </w:rPr>
        <w:t xml:space="preserve">n </w:t>
      </w:r>
      <w:r w:rsidR="001A7B6B" w:rsidRPr="55CE8438">
        <w:rPr>
          <w:rFonts w:ascii="Calibri" w:eastAsia="Calibri" w:hAnsi="Calibri" w:cs="Calibri"/>
        </w:rPr>
        <w:t xml:space="preserve">instance. The </w:t>
      </w:r>
      <w:r w:rsidR="001A7B6B" w:rsidRPr="55CE8438">
        <w:rPr>
          <w:rFonts w:ascii="Calibri" w:eastAsia="Calibri" w:hAnsi="Calibri" w:cs="Calibri"/>
          <w:b/>
          <w:bCs/>
        </w:rPr>
        <w:t xml:space="preserve">VM </w:t>
      </w:r>
      <w:r w:rsidR="00362A61" w:rsidRPr="55CE8438">
        <w:rPr>
          <w:rFonts w:ascii="Calibri" w:eastAsia="Calibri" w:hAnsi="Calibri" w:cs="Calibri"/>
          <w:b/>
          <w:bCs/>
        </w:rPr>
        <w:t>R</w:t>
      </w:r>
      <w:r w:rsidR="001A7B6B" w:rsidRPr="55CE8438">
        <w:rPr>
          <w:rFonts w:ascii="Calibri" w:eastAsia="Calibri" w:hAnsi="Calibri" w:cs="Calibri"/>
          <w:b/>
          <w:bCs/>
        </w:rPr>
        <w:t xml:space="preserve">emote </w:t>
      </w:r>
      <w:r w:rsidR="00362A61" w:rsidRPr="55CE8438">
        <w:rPr>
          <w:rFonts w:ascii="Calibri" w:eastAsia="Calibri" w:hAnsi="Calibri" w:cs="Calibri"/>
          <w:b/>
          <w:bCs/>
        </w:rPr>
        <w:t>A</w:t>
      </w:r>
      <w:r w:rsidR="001A7B6B" w:rsidRPr="55CE8438">
        <w:rPr>
          <w:rFonts w:ascii="Calibri" w:eastAsia="Calibri" w:hAnsi="Calibri" w:cs="Calibri"/>
          <w:b/>
          <w:bCs/>
        </w:rPr>
        <w:t>ccess</w:t>
      </w:r>
      <w:r w:rsidR="001A7B6B" w:rsidRPr="55CE8438">
        <w:rPr>
          <w:rFonts w:ascii="Calibri" w:eastAsia="Calibri" w:hAnsi="Calibri" w:cs="Calibri"/>
        </w:rPr>
        <w:t xml:space="preserve"> part will introduce </w:t>
      </w:r>
      <w:r w:rsidR="00F349AE" w:rsidRPr="55CE8438">
        <w:rPr>
          <w:rFonts w:ascii="Calibri" w:eastAsia="Calibri" w:hAnsi="Calibri" w:cs="Calibri"/>
        </w:rPr>
        <w:t xml:space="preserve">how to config </w:t>
      </w:r>
      <w:r w:rsidR="000F2299" w:rsidRPr="55CE8438">
        <w:rPr>
          <w:rFonts w:ascii="Calibri" w:eastAsia="Calibri" w:hAnsi="Calibri" w:cs="Calibri"/>
        </w:rPr>
        <w:t xml:space="preserve">remote </w:t>
      </w:r>
      <w:r w:rsidR="00F349AE" w:rsidRPr="55CE8438">
        <w:rPr>
          <w:rFonts w:ascii="Calibri" w:eastAsia="Calibri" w:hAnsi="Calibri" w:cs="Calibri"/>
        </w:rPr>
        <w:t xml:space="preserve">access </w:t>
      </w:r>
      <w:r w:rsidR="000F2299" w:rsidRPr="55CE8438">
        <w:rPr>
          <w:rFonts w:ascii="Calibri" w:eastAsia="Calibri" w:hAnsi="Calibri" w:cs="Calibri"/>
        </w:rPr>
        <w:t xml:space="preserve">to </w:t>
      </w:r>
      <w:r w:rsidR="00F349AE" w:rsidRPr="55CE8438">
        <w:rPr>
          <w:rFonts w:ascii="Calibri" w:eastAsia="Calibri" w:hAnsi="Calibri" w:cs="Calibri"/>
        </w:rPr>
        <w:t xml:space="preserve">VM </w:t>
      </w:r>
      <w:r w:rsidR="000F2299" w:rsidRPr="55CE8438">
        <w:rPr>
          <w:rFonts w:ascii="Calibri" w:eastAsia="Calibri" w:hAnsi="Calibri" w:cs="Calibri"/>
        </w:rPr>
        <w:t>from</w:t>
      </w:r>
      <w:r w:rsidR="00A547D0" w:rsidRPr="55CE8438">
        <w:rPr>
          <w:rFonts w:ascii="Calibri" w:eastAsia="Calibri" w:hAnsi="Calibri" w:cs="Calibri"/>
        </w:rPr>
        <w:t xml:space="preserve"> user’s</w:t>
      </w:r>
      <w:r w:rsidR="000F2299" w:rsidRPr="55CE8438">
        <w:rPr>
          <w:rFonts w:ascii="Calibri" w:eastAsia="Calibri" w:hAnsi="Calibri" w:cs="Calibri"/>
        </w:rPr>
        <w:t xml:space="preserve"> local computer.</w:t>
      </w:r>
    </w:p>
    <w:p w14:paraId="54B783FE" w14:textId="259DC3FF" w:rsidR="55CE8438" w:rsidRDefault="55CE8438" w:rsidP="55CE8438">
      <w:pPr>
        <w:shd w:val="clear" w:color="auto" w:fill="FFFFFF" w:themeFill="background1"/>
        <w:spacing w:beforeAutospacing="1" w:afterAutospacing="1" w:line="240" w:lineRule="auto"/>
        <w:jc w:val="both"/>
        <w:rPr>
          <w:rFonts w:ascii="Calibri" w:eastAsia="Calibri" w:hAnsi="Calibri" w:cs="Calibri"/>
        </w:rPr>
      </w:pPr>
    </w:p>
    <w:p w14:paraId="0B2408E7" w14:textId="77777777" w:rsidR="002B129E" w:rsidRDefault="000A5219" w:rsidP="000A5219">
      <w:pPr>
        <w:shd w:val="clear" w:color="auto" w:fill="FFFFFF"/>
        <w:spacing w:before="100" w:beforeAutospacing="1" w:after="100" w:afterAutospacing="1" w:line="240" w:lineRule="auto"/>
        <w:rPr>
          <w:ins w:id="157" w:author="Liu yuancheng" w:date="2022-04-12T16:53:00Z"/>
          <w:rStyle w:val="md-plain"/>
          <w:rFonts w:cstheme="minorHAnsi"/>
          <w:b/>
          <w:bCs/>
          <w:color w:val="333333"/>
          <w:shd w:val="clear" w:color="auto" w:fill="FFFFFF"/>
        </w:rPr>
      </w:pPr>
      <w:r w:rsidRPr="00E46184">
        <w:rPr>
          <w:rStyle w:val="md-plain"/>
          <w:rFonts w:cstheme="minorHAnsi"/>
          <w:b/>
          <w:bCs/>
          <w:color w:val="333333"/>
          <w:shd w:val="clear" w:color="auto" w:fill="FFFFFF"/>
        </w:rPr>
        <w:t xml:space="preserve">Doc Type:  </w:t>
      </w:r>
    </w:p>
    <w:p w14:paraId="7E4F2C9F" w14:textId="76288284" w:rsidR="000A5219" w:rsidRPr="00E46184" w:rsidRDefault="00860640" w:rsidP="000A5219">
      <w:pPr>
        <w:shd w:val="clear" w:color="auto" w:fill="FFFFFF"/>
        <w:spacing w:before="100" w:beforeAutospacing="1" w:after="100" w:afterAutospacing="1" w:line="240" w:lineRule="auto"/>
        <w:rPr>
          <w:rFonts w:cstheme="minorHAnsi"/>
          <w:b/>
          <w:bCs/>
          <w:color w:val="333333"/>
          <w:shd w:val="clear" w:color="auto" w:fill="FFFFFF"/>
        </w:rPr>
      </w:pPr>
      <w:r w:rsidRPr="00E46184">
        <w:rPr>
          <w:rStyle w:val="md-plain"/>
          <w:rFonts w:cstheme="minorHAnsi"/>
          <w:color w:val="333333"/>
          <w:shd w:val="clear" w:color="auto" w:fill="FFFFFF"/>
        </w:rPr>
        <w:t>External</w:t>
      </w:r>
      <w:r w:rsidR="00884F24" w:rsidRPr="00E46184">
        <w:rPr>
          <w:rStyle w:val="md-plain"/>
          <w:rFonts w:cstheme="minorHAnsi"/>
          <w:color w:val="333333"/>
          <w:shd w:val="clear" w:color="auto" w:fill="FFFFFF"/>
        </w:rPr>
        <w:t xml:space="preserve"> </w:t>
      </w:r>
      <w:r w:rsidR="000A5219" w:rsidRPr="00E46184">
        <w:rPr>
          <w:rStyle w:val="md-plain"/>
          <w:rFonts w:cstheme="minorHAnsi"/>
          <w:color w:val="333333"/>
          <w:shd w:val="clear" w:color="auto" w:fill="FFFFFF"/>
        </w:rPr>
        <w:t>User [</w:t>
      </w:r>
      <w:r w:rsidR="005E67CE" w:rsidRPr="00E46184">
        <w:rPr>
          <w:rStyle w:val="md-plain"/>
          <w:rFonts w:cstheme="minorHAnsi"/>
          <w:color w:val="333333"/>
          <w:shd w:val="clear" w:color="auto" w:fill="FFFFFF"/>
        </w:rPr>
        <w:t>Customer</w:t>
      </w:r>
      <w:r w:rsidR="000A5219" w:rsidRPr="00E46184">
        <w:rPr>
          <w:rStyle w:val="md-plain"/>
          <w:rFonts w:cstheme="minorHAnsi"/>
          <w:color w:val="333333"/>
          <w:shd w:val="clear" w:color="auto" w:fill="FFFFFF"/>
        </w:rPr>
        <w:t>] Manual</w:t>
      </w:r>
      <w:r w:rsidR="00405CA9" w:rsidRPr="00E46184">
        <w:rPr>
          <w:rStyle w:val="md-plain"/>
          <w:rFonts w:cstheme="minorHAnsi"/>
          <w:color w:val="333333"/>
          <w:shd w:val="clear" w:color="auto" w:fill="FFFFFF"/>
        </w:rPr>
        <w:t xml:space="preserve">, All NCL </w:t>
      </w:r>
      <w:ins w:id="158" w:author="Liu yuancheng" w:date="2022-04-08T10:46:00Z">
        <w:r w:rsidR="00143020">
          <w:rPr>
            <w:rStyle w:val="md-plain"/>
            <w:rFonts w:cstheme="minorHAnsi"/>
            <w:color w:val="333333"/>
            <w:shd w:val="clear" w:color="auto" w:fill="FFFFFF"/>
          </w:rPr>
          <w:t>e</w:t>
        </w:r>
        <w:r w:rsidR="00143020" w:rsidRPr="00E46184">
          <w:rPr>
            <w:rStyle w:val="md-plain"/>
            <w:rFonts w:cstheme="minorHAnsi"/>
            <w:color w:val="333333"/>
            <w:shd w:val="clear" w:color="auto" w:fill="FFFFFF"/>
          </w:rPr>
          <w:t xml:space="preserve">xternal </w:t>
        </w:r>
      </w:ins>
      <w:del w:id="159" w:author="Liu yuancheng" w:date="2022-04-08T10:46:00Z">
        <w:r w:rsidR="00405CA9" w:rsidRPr="00E46184" w:rsidDel="00143020">
          <w:rPr>
            <w:rStyle w:val="md-plain"/>
            <w:rFonts w:cstheme="minorHAnsi"/>
            <w:color w:val="333333"/>
            <w:shd w:val="clear" w:color="auto" w:fill="FFFFFF"/>
          </w:rPr>
          <w:delText xml:space="preserve">extend </w:delText>
        </w:r>
      </w:del>
      <w:r w:rsidR="00405CA9" w:rsidRPr="00E46184">
        <w:rPr>
          <w:rStyle w:val="md-plain"/>
          <w:rFonts w:cstheme="minorHAnsi"/>
          <w:color w:val="333333"/>
          <w:shd w:val="clear" w:color="auto" w:fill="FFFFFF"/>
        </w:rPr>
        <w:t>user</w:t>
      </w:r>
      <w:ins w:id="160" w:author="Xu Jia" w:date="2022-04-07T21:41:00Z">
        <w:r w:rsidR="00E014AD">
          <w:rPr>
            <w:rStyle w:val="md-plain"/>
            <w:rFonts w:cstheme="minorHAnsi"/>
            <w:color w:val="333333"/>
            <w:shd w:val="clear" w:color="auto" w:fill="FFFFFF"/>
          </w:rPr>
          <w:t>s</w:t>
        </w:r>
      </w:ins>
      <w:r w:rsidR="00405CA9" w:rsidRPr="00E46184">
        <w:rPr>
          <w:rStyle w:val="md-plain"/>
          <w:rFonts w:cstheme="minorHAnsi"/>
          <w:color w:val="333333"/>
          <w:shd w:val="clear" w:color="auto" w:fill="FFFFFF"/>
        </w:rPr>
        <w:t>.</w:t>
      </w:r>
    </w:p>
    <w:p w14:paraId="7E48B9C6" w14:textId="77777777" w:rsidR="00566830" w:rsidRPr="00E976D0" w:rsidRDefault="00566830" w:rsidP="00566830">
      <w:pPr>
        <w:shd w:val="clear" w:color="auto" w:fill="FFFFFF"/>
        <w:spacing w:before="100" w:beforeAutospacing="1" w:after="100" w:afterAutospacing="1" w:line="240" w:lineRule="auto"/>
        <w:rPr>
          <w:ins w:id="161" w:author="Liu yuancheng" w:date="2022-04-12T16:53:00Z"/>
          <w:rFonts w:eastAsia="Times New Roman" w:cstheme="minorHAnsi"/>
          <w:b/>
          <w:bCs/>
          <w:color w:val="242424"/>
        </w:rPr>
      </w:pPr>
      <w:ins w:id="162" w:author="Liu yuancheng" w:date="2022-04-12T16:53:00Z">
        <w:r w:rsidRPr="00E976D0">
          <w:rPr>
            <w:rFonts w:eastAsia="Times New Roman" w:cstheme="minorHAnsi"/>
            <w:b/>
            <w:bCs/>
            <w:color w:val="242424"/>
          </w:rPr>
          <w:t xml:space="preserve">Doc Remark: </w:t>
        </w:r>
      </w:ins>
    </w:p>
    <w:p w14:paraId="470BDA17" w14:textId="77777777" w:rsidR="00566830" w:rsidRPr="00E976D0" w:rsidRDefault="00566830" w:rsidP="00566830">
      <w:pPr>
        <w:pStyle w:val="ListParagraph"/>
        <w:numPr>
          <w:ilvl w:val="0"/>
          <w:numId w:val="7"/>
        </w:numPr>
        <w:shd w:val="clear" w:color="auto" w:fill="FFFFFF"/>
        <w:spacing w:before="100" w:beforeAutospacing="1" w:after="100" w:afterAutospacing="1" w:line="240" w:lineRule="auto"/>
        <w:rPr>
          <w:ins w:id="163" w:author="Liu yuancheng" w:date="2022-04-12T16:53:00Z"/>
          <w:rFonts w:cstheme="minorHAnsi"/>
          <w:color w:val="201F1E"/>
          <w:shd w:val="clear" w:color="auto" w:fill="FFFFFF"/>
        </w:rPr>
      </w:pPr>
      <w:ins w:id="164" w:author="Liu yuancheng" w:date="2022-04-12T16:53:00Z">
        <w:r w:rsidRPr="00E976D0">
          <w:rPr>
            <w:rFonts w:cstheme="minorHAnsi"/>
            <w:b/>
            <w:bCs/>
            <w:color w:val="201F1E"/>
            <w:shd w:val="clear" w:color="auto" w:fill="FFFFFF"/>
          </w:rPr>
          <w:t>Customer</w:t>
        </w:r>
        <w:r w:rsidRPr="00E976D0">
          <w:rPr>
            <w:rFonts w:cstheme="minorHAnsi"/>
            <w:color w:val="201F1E"/>
            <w:shd w:val="clear" w:color="auto" w:fill="FFFFFF"/>
          </w:rPr>
          <w:t xml:space="preserve">: The key contact person and the one who make payment to </w:t>
        </w:r>
        <w:r>
          <w:rPr>
            <w:rFonts w:cstheme="minorHAnsi"/>
            <w:color w:val="201F1E"/>
            <w:shd w:val="clear" w:color="auto" w:fill="FFFFFF"/>
          </w:rPr>
          <w:t>NCL</w:t>
        </w:r>
        <w:r w:rsidRPr="00E976D0">
          <w:rPr>
            <w:rFonts w:cstheme="minorHAnsi"/>
            <w:color w:val="201F1E"/>
            <w:shd w:val="clear" w:color="auto" w:fill="FFFFFF"/>
          </w:rPr>
          <w:t xml:space="preserve">. </w:t>
        </w:r>
      </w:ins>
    </w:p>
    <w:p w14:paraId="2CBA7342" w14:textId="77777777" w:rsidR="00566830" w:rsidRPr="00E976D0" w:rsidRDefault="00566830" w:rsidP="00566830">
      <w:pPr>
        <w:pStyle w:val="ListParagraph"/>
        <w:numPr>
          <w:ilvl w:val="0"/>
          <w:numId w:val="7"/>
        </w:numPr>
        <w:shd w:val="clear" w:color="auto" w:fill="FFFFFF"/>
        <w:spacing w:before="100" w:beforeAutospacing="1" w:after="100" w:afterAutospacing="1" w:line="240" w:lineRule="auto"/>
        <w:rPr>
          <w:ins w:id="165" w:author="Liu yuancheng" w:date="2022-04-12T16:53:00Z"/>
          <w:rFonts w:eastAsia="Times New Roman" w:cstheme="minorHAnsi"/>
          <w:b/>
          <w:bCs/>
          <w:color w:val="242424"/>
        </w:rPr>
      </w:pPr>
      <w:ins w:id="166" w:author="Liu yuancheng" w:date="2022-04-12T16:53:00Z">
        <w:r w:rsidRPr="00E976D0">
          <w:rPr>
            <w:rFonts w:cstheme="minorHAnsi"/>
            <w:b/>
            <w:bCs/>
            <w:color w:val="201F1E"/>
            <w:shd w:val="clear" w:color="auto" w:fill="FFFFFF"/>
          </w:rPr>
          <w:t>User</w:t>
        </w:r>
        <w:r w:rsidRPr="00E976D0">
          <w:rPr>
            <w:rFonts w:cstheme="minorHAnsi"/>
            <w:color w:val="201F1E"/>
            <w:shd w:val="clear" w:color="auto" w:fill="FFFFFF"/>
          </w:rPr>
          <w:t xml:space="preserve">: </w:t>
        </w:r>
        <w:r>
          <w:rPr>
            <w:rFonts w:cstheme="minorHAnsi"/>
            <w:color w:val="201F1E"/>
            <w:shd w:val="clear" w:color="auto" w:fill="FFFFFF"/>
          </w:rPr>
          <w:t>T</w:t>
        </w:r>
        <w:r w:rsidRPr="00E976D0">
          <w:rPr>
            <w:rFonts w:cstheme="minorHAnsi"/>
            <w:color w:val="201F1E"/>
            <w:shd w:val="clear" w:color="auto" w:fill="FFFFFF"/>
          </w:rPr>
          <w:t>he person who will use our NCL service such as access the instance.</w:t>
        </w:r>
      </w:ins>
    </w:p>
    <w:p w14:paraId="07E468B9" w14:textId="77777777" w:rsidR="00566830" w:rsidRDefault="00566830" w:rsidP="00566830">
      <w:pPr>
        <w:rPr>
          <w:ins w:id="167" w:author="Liu yuancheng" w:date="2022-04-12T16:53:00Z"/>
        </w:rPr>
      </w:pPr>
    </w:p>
    <w:p w14:paraId="471B02C1" w14:textId="72457B3B" w:rsidR="000F2299" w:rsidRDefault="000F2299" w:rsidP="009939DA">
      <w:pPr>
        <w:shd w:val="clear" w:color="auto" w:fill="FFFFFF"/>
        <w:spacing w:before="100" w:beforeAutospacing="1" w:after="100" w:afterAutospacing="1" w:line="240" w:lineRule="auto"/>
        <w:jc w:val="both"/>
        <w:rPr>
          <w:rFonts w:ascii="Calibri" w:eastAsia="Calibri" w:hAnsi="Calibri" w:cs="Calibri"/>
        </w:rPr>
      </w:pPr>
    </w:p>
    <w:p w14:paraId="635C922F" w14:textId="55F8C788" w:rsidR="000F2299" w:rsidRDefault="55CE8438">
      <w:pPr>
        <w:pStyle w:val="Heading2"/>
        <w:rPr>
          <w:ins w:id="168" w:author="Thng Yu Xuan [2]" w:date="2022-06-29T08:38:00Z"/>
          <w:rFonts w:ascii="Calibri Light" w:eastAsia="DengXian Light" w:hAnsi="Calibri Light"/>
        </w:rPr>
        <w:pPrChange w:id="169" w:author="Thng Yu Xuan [2]" w:date="2022-06-29T08:38:00Z">
          <w:pPr>
            <w:spacing w:beforeAutospacing="1" w:afterAutospacing="1" w:line="240" w:lineRule="auto"/>
            <w:jc w:val="both"/>
          </w:pPr>
        </w:pPrChange>
      </w:pPr>
      <w:ins w:id="170" w:author="Thng Yu Xuan [2]" w:date="2022-06-29T08:38:00Z">
        <w:r w:rsidRPr="55CE8438">
          <w:rPr>
            <w:color w:val="2B579A"/>
            <w:shd w:val="clear" w:color="auto" w:fill="E6E6E6"/>
            <w:rPrChange w:id="171" w:author="Thng Yu Xuan [2]" w:date="2022-06-29T08:38:00Z">
              <w:rPr>
                <w:rFonts w:ascii="Calibri" w:eastAsia="Calibri" w:hAnsi="Calibri" w:cs="Calibri"/>
                <w:color w:val="2B579A"/>
                <w:shd w:val="clear" w:color="auto" w:fill="E6E6E6"/>
              </w:rPr>
            </w:rPrChange>
          </w:rPr>
          <w:t>1.1 Prerequisites</w:t>
        </w:r>
      </w:ins>
    </w:p>
    <w:p w14:paraId="497138BB" w14:textId="17E11B52" w:rsidR="000F2299" w:rsidRDefault="55CE8438" w:rsidP="55CE8438">
      <w:pPr>
        <w:spacing w:before="100" w:beforeAutospacing="1" w:after="100" w:afterAutospacing="1" w:line="240" w:lineRule="auto"/>
        <w:jc w:val="both"/>
        <w:rPr>
          <w:ins w:id="172" w:author="Thng Yu Xuan [2]" w:date="2022-06-29T08:38:00Z"/>
          <w:rFonts w:ascii="Calibri" w:eastAsia="Calibri" w:hAnsi="Calibri" w:cs="Calibri"/>
        </w:rPr>
      </w:pPr>
      <w:ins w:id="173" w:author="Thng Yu Xuan [2]" w:date="2022-06-29T08:38:00Z">
        <w:r w:rsidRPr="55CE8438">
          <w:rPr>
            <w:rFonts w:ascii="Calibri" w:eastAsia="Calibri" w:hAnsi="Calibri" w:cs="Calibri"/>
          </w:rPr>
          <w:t>Before proceeding with the user manual, please ensure that you have the following accounts:</w:t>
        </w:r>
      </w:ins>
    </w:p>
    <w:p w14:paraId="7A3D58C5" w14:textId="3CCAE923" w:rsidR="000F2299" w:rsidRDefault="55CE8438">
      <w:pPr>
        <w:pStyle w:val="ListParagraph"/>
        <w:numPr>
          <w:ilvl w:val="0"/>
          <w:numId w:val="2"/>
        </w:numPr>
        <w:spacing w:before="100" w:beforeAutospacing="1" w:after="100" w:afterAutospacing="1" w:line="240" w:lineRule="auto"/>
        <w:jc w:val="both"/>
        <w:rPr>
          <w:ins w:id="174" w:author="Thng Yu Xuan [2]" w:date="2022-06-29T08:38:00Z"/>
        </w:rPr>
        <w:pPrChange w:id="175" w:author="Thng Yu Xuan [2]" w:date="2022-06-29T08:39:00Z">
          <w:pPr>
            <w:spacing w:beforeAutospacing="1" w:afterAutospacing="1" w:line="240" w:lineRule="auto"/>
            <w:jc w:val="both"/>
          </w:pPr>
        </w:pPrChange>
      </w:pPr>
      <w:ins w:id="176" w:author="Thng Yu Xuan [2]" w:date="2022-06-29T08:38:00Z">
        <w:r w:rsidRPr="55CE8438">
          <w:rPr>
            <w:rFonts w:ascii="Calibri" w:eastAsia="Calibri" w:hAnsi="Calibri" w:cs="Calibri"/>
          </w:rPr>
          <w:t>NCL account on OpenStack beta platform (openstack.ncl.sg)</w:t>
        </w:r>
      </w:ins>
    </w:p>
    <w:p w14:paraId="7710D6EE" w14:textId="77BFC3CD" w:rsidR="000F2299" w:rsidRDefault="55CE8438">
      <w:pPr>
        <w:pStyle w:val="ListParagraph"/>
        <w:numPr>
          <w:ilvl w:val="0"/>
          <w:numId w:val="2"/>
        </w:numPr>
        <w:spacing w:before="100" w:beforeAutospacing="1" w:after="100" w:afterAutospacing="1" w:line="240" w:lineRule="auto"/>
        <w:jc w:val="both"/>
        <w:rPr>
          <w:ins w:id="177" w:author="Thng Yu Xuan [2]" w:date="2022-06-29T08:38:00Z"/>
        </w:rPr>
        <w:pPrChange w:id="178" w:author="Thng Yu Xuan [2]" w:date="2022-06-29T08:39:00Z">
          <w:pPr>
            <w:spacing w:beforeAutospacing="1" w:afterAutospacing="1" w:line="240" w:lineRule="auto"/>
            <w:jc w:val="both"/>
          </w:pPr>
        </w:pPrChange>
      </w:pPr>
      <w:ins w:id="179" w:author="Thng Yu Xuan [2]" w:date="2022-06-29T08:38:00Z">
        <w:r w:rsidRPr="55CE8438">
          <w:rPr>
            <w:rFonts w:ascii="Calibri" w:eastAsia="Calibri" w:hAnsi="Calibri" w:cs="Calibri"/>
          </w:rPr>
          <w:t>NCL gateway account (gateway.ncl.sg) for SSH access</w:t>
        </w:r>
      </w:ins>
    </w:p>
    <w:p w14:paraId="3B7FC264" w14:textId="48378278" w:rsidR="000F2299" w:rsidRDefault="55CE8438" w:rsidP="55CE8438">
      <w:pPr>
        <w:spacing w:before="100" w:beforeAutospacing="1" w:after="100" w:afterAutospacing="1" w:line="240" w:lineRule="auto"/>
        <w:jc w:val="both"/>
        <w:rPr>
          <w:ins w:id="180" w:author="Thng Yu Xuan [2]" w:date="2022-06-29T08:38:00Z"/>
          <w:rFonts w:ascii="Calibri" w:eastAsia="Calibri" w:hAnsi="Calibri" w:cs="Calibri"/>
        </w:rPr>
      </w:pPr>
      <w:ins w:id="181" w:author="Thng Yu Xuan [2]" w:date="2022-06-29T08:38:00Z">
        <w:r w:rsidRPr="55CE8438">
          <w:rPr>
            <w:rFonts w:ascii="Calibri" w:eastAsia="Calibri" w:hAnsi="Calibri" w:cs="Calibri"/>
          </w:rPr>
          <w:t xml:space="preserve"> </w:t>
        </w:r>
      </w:ins>
    </w:p>
    <w:p w14:paraId="350C77B9" w14:textId="19808292" w:rsidR="000F2299" w:rsidRDefault="55CE8438" w:rsidP="55CE8438">
      <w:pPr>
        <w:spacing w:before="100" w:beforeAutospacing="1" w:after="100" w:afterAutospacing="1" w:line="240" w:lineRule="auto"/>
        <w:jc w:val="both"/>
        <w:rPr>
          <w:ins w:id="182" w:author="Thng Yu Xuan [2]" w:date="2022-06-29T08:38:00Z"/>
          <w:rFonts w:ascii="Calibri" w:eastAsia="Calibri" w:hAnsi="Calibri" w:cs="Calibri"/>
        </w:rPr>
      </w:pPr>
      <w:ins w:id="183" w:author="Thng Yu Xuan [2]" w:date="2022-06-29T08:38:00Z">
        <w:r w:rsidRPr="55CE8438">
          <w:rPr>
            <w:rFonts w:ascii="Calibri" w:eastAsia="Calibri" w:hAnsi="Calibri" w:cs="Calibri"/>
          </w:rPr>
          <w:t>For more details on how to create the required accounts, you may refer to the Account Creation Manual.</w:t>
        </w:r>
      </w:ins>
    </w:p>
    <w:p w14:paraId="6E956D75" w14:textId="6078666A" w:rsidR="000F2299" w:rsidRDefault="000F2299" w:rsidP="55CE8438">
      <w:pPr>
        <w:shd w:val="clear" w:color="auto" w:fill="FFFFFF" w:themeFill="background1"/>
        <w:spacing w:before="100" w:beforeAutospacing="1" w:after="100" w:afterAutospacing="1" w:line="240" w:lineRule="auto"/>
        <w:jc w:val="both"/>
        <w:rPr>
          <w:rFonts w:ascii="Calibri" w:eastAsia="Calibri" w:hAnsi="Calibri" w:cs="Calibri"/>
        </w:rPr>
      </w:pPr>
    </w:p>
    <w:p w14:paraId="5F0B97AC" w14:textId="5AC698FE" w:rsidR="007D132E" w:rsidRDefault="007D132E" w:rsidP="009939DA">
      <w:pPr>
        <w:shd w:val="clear" w:color="auto" w:fill="FFFFFF"/>
        <w:spacing w:before="100" w:beforeAutospacing="1" w:after="100" w:afterAutospacing="1" w:line="240" w:lineRule="auto"/>
        <w:jc w:val="both"/>
        <w:rPr>
          <w:rFonts w:ascii="Calibri" w:eastAsia="Calibri" w:hAnsi="Calibri" w:cs="Calibri"/>
        </w:rPr>
      </w:pPr>
    </w:p>
    <w:p w14:paraId="0FE83D9D" w14:textId="5B9074BE" w:rsidR="007D132E" w:rsidRDefault="007D132E" w:rsidP="009939DA">
      <w:pPr>
        <w:shd w:val="clear" w:color="auto" w:fill="FFFFFF"/>
        <w:spacing w:before="100" w:beforeAutospacing="1" w:after="100" w:afterAutospacing="1" w:line="240" w:lineRule="auto"/>
        <w:jc w:val="both"/>
        <w:rPr>
          <w:rFonts w:ascii="Calibri" w:eastAsia="Calibri" w:hAnsi="Calibri" w:cs="Calibri"/>
        </w:rPr>
      </w:pPr>
    </w:p>
    <w:p w14:paraId="4FDB8C84" w14:textId="34AA8895" w:rsidR="007D132E" w:rsidRDefault="007D132E" w:rsidP="009939DA">
      <w:pPr>
        <w:shd w:val="clear" w:color="auto" w:fill="FFFFFF"/>
        <w:spacing w:before="100" w:beforeAutospacing="1" w:after="100" w:afterAutospacing="1" w:line="240" w:lineRule="auto"/>
        <w:jc w:val="both"/>
        <w:rPr>
          <w:rFonts w:ascii="Calibri" w:eastAsia="Calibri" w:hAnsi="Calibri" w:cs="Calibri"/>
        </w:rPr>
      </w:pPr>
    </w:p>
    <w:p w14:paraId="0D4693CC" w14:textId="67A0C084" w:rsidR="007D132E" w:rsidRDefault="007D132E" w:rsidP="009939DA">
      <w:pPr>
        <w:shd w:val="clear" w:color="auto" w:fill="FFFFFF"/>
        <w:spacing w:before="100" w:beforeAutospacing="1" w:after="100" w:afterAutospacing="1" w:line="240" w:lineRule="auto"/>
        <w:jc w:val="both"/>
        <w:rPr>
          <w:rFonts w:ascii="Calibri" w:eastAsia="Calibri" w:hAnsi="Calibri" w:cs="Calibri"/>
        </w:rPr>
      </w:pPr>
    </w:p>
    <w:p w14:paraId="1D0665C4" w14:textId="197AD391" w:rsidR="007D132E" w:rsidRDefault="007D132E" w:rsidP="009939DA">
      <w:pPr>
        <w:shd w:val="clear" w:color="auto" w:fill="FFFFFF"/>
        <w:spacing w:before="100" w:beforeAutospacing="1" w:after="100" w:afterAutospacing="1" w:line="240" w:lineRule="auto"/>
        <w:jc w:val="both"/>
        <w:rPr>
          <w:rFonts w:ascii="Calibri" w:eastAsia="Calibri" w:hAnsi="Calibri" w:cs="Calibri"/>
        </w:rPr>
      </w:pPr>
    </w:p>
    <w:p w14:paraId="18132078" w14:textId="30D15750" w:rsidR="007D132E" w:rsidRDefault="007D132E" w:rsidP="009939DA">
      <w:pPr>
        <w:shd w:val="clear" w:color="auto" w:fill="FFFFFF"/>
        <w:spacing w:before="100" w:beforeAutospacing="1" w:after="100" w:afterAutospacing="1" w:line="240" w:lineRule="auto"/>
        <w:jc w:val="both"/>
        <w:rPr>
          <w:rFonts w:ascii="Calibri" w:eastAsia="Calibri" w:hAnsi="Calibri" w:cs="Calibri"/>
        </w:rPr>
      </w:pPr>
    </w:p>
    <w:p w14:paraId="6A0F68FC" w14:textId="6C3B6BFA" w:rsidR="007D132E" w:rsidRDefault="007D132E" w:rsidP="009939DA">
      <w:pPr>
        <w:shd w:val="clear" w:color="auto" w:fill="FFFFFF"/>
        <w:spacing w:before="100" w:beforeAutospacing="1" w:after="100" w:afterAutospacing="1" w:line="240" w:lineRule="auto"/>
        <w:jc w:val="both"/>
        <w:rPr>
          <w:rFonts w:ascii="Calibri" w:eastAsia="Calibri" w:hAnsi="Calibri" w:cs="Calibri"/>
        </w:rPr>
      </w:pPr>
    </w:p>
    <w:p w14:paraId="3EAA4D42" w14:textId="2662A522" w:rsidR="007D132E" w:rsidRDefault="007D132E" w:rsidP="009939DA">
      <w:pPr>
        <w:shd w:val="clear" w:color="auto" w:fill="FFFFFF"/>
        <w:spacing w:before="100" w:beforeAutospacing="1" w:after="100" w:afterAutospacing="1" w:line="240" w:lineRule="auto"/>
        <w:jc w:val="both"/>
        <w:rPr>
          <w:rFonts w:ascii="Calibri" w:eastAsia="Calibri" w:hAnsi="Calibri" w:cs="Calibri"/>
        </w:rPr>
      </w:pPr>
    </w:p>
    <w:p w14:paraId="3165E01F" w14:textId="2C53C5C7" w:rsidR="007D132E" w:rsidRDefault="007D132E" w:rsidP="009939DA">
      <w:pPr>
        <w:shd w:val="clear" w:color="auto" w:fill="FFFFFF"/>
        <w:spacing w:before="100" w:beforeAutospacing="1" w:after="100" w:afterAutospacing="1" w:line="240" w:lineRule="auto"/>
        <w:jc w:val="both"/>
        <w:rPr>
          <w:rFonts w:ascii="Calibri" w:eastAsia="Calibri" w:hAnsi="Calibri" w:cs="Calibri"/>
        </w:rPr>
      </w:pPr>
    </w:p>
    <w:p w14:paraId="24D725D5" w14:textId="6CD31B3E" w:rsidR="007D132E" w:rsidRDefault="007D132E" w:rsidP="009939DA">
      <w:pPr>
        <w:shd w:val="clear" w:color="auto" w:fill="FFFFFF"/>
        <w:spacing w:before="100" w:beforeAutospacing="1" w:after="100" w:afterAutospacing="1" w:line="240" w:lineRule="auto"/>
        <w:jc w:val="both"/>
        <w:rPr>
          <w:rFonts w:ascii="Calibri" w:eastAsia="Calibri" w:hAnsi="Calibri" w:cs="Calibri"/>
        </w:rPr>
      </w:pPr>
    </w:p>
    <w:p w14:paraId="79C90292" w14:textId="2F748E5B" w:rsidR="007D132E" w:rsidDel="009336D0" w:rsidRDefault="007D132E" w:rsidP="009939DA">
      <w:pPr>
        <w:shd w:val="clear" w:color="auto" w:fill="FFFFFF"/>
        <w:spacing w:before="100" w:beforeAutospacing="1" w:after="100" w:afterAutospacing="1" w:line="240" w:lineRule="auto"/>
        <w:jc w:val="both"/>
        <w:rPr>
          <w:del w:id="184" w:author="Liu yuancheng" w:date="2022-04-12T16:54:00Z"/>
          <w:rFonts w:ascii="Calibri" w:eastAsia="Calibri" w:hAnsi="Calibri" w:cs="Calibri"/>
        </w:rPr>
      </w:pPr>
    </w:p>
    <w:p w14:paraId="2098B3E6" w14:textId="32337836" w:rsidR="007D132E" w:rsidDel="009336D0" w:rsidRDefault="007D132E" w:rsidP="009939DA">
      <w:pPr>
        <w:shd w:val="clear" w:color="auto" w:fill="FFFFFF"/>
        <w:spacing w:before="100" w:beforeAutospacing="1" w:after="100" w:afterAutospacing="1" w:line="240" w:lineRule="auto"/>
        <w:jc w:val="both"/>
        <w:rPr>
          <w:del w:id="185" w:author="Liu yuancheng" w:date="2022-04-12T16:54:00Z"/>
          <w:rFonts w:ascii="Calibri" w:eastAsia="Calibri" w:hAnsi="Calibri" w:cs="Calibri"/>
        </w:rPr>
      </w:pPr>
    </w:p>
    <w:p w14:paraId="7B976F74" w14:textId="7B9BAC0C" w:rsidR="00B74C2D" w:rsidDel="009336D0" w:rsidRDefault="00B74C2D" w:rsidP="009939DA">
      <w:pPr>
        <w:shd w:val="clear" w:color="auto" w:fill="FFFFFF"/>
        <w:spacing w:before="100" w:beforeAutospacing="1" w:after="100" w:afterAutospacing="1" w:line="240" w:lineRule="auto"/>
        <w:jc w:val="both"/>
        <w:rPr>
          <w:del w:id="186" w:author="Liu yuancheng" w:date="2022-04-12T16:54:00Z"/>
          <w:rFonts w:ascii="Calibri" w:eastAsia="Calibri" w:hAnsi="Calibri" w:cs="Calibri"/>
        </w:rPr>
      </w:pPr>
    </w:p>
    <w:p w14:paraId="1E2452C1" w14:textId="03142C09" w:rsidR="00B74C2D" w:rsidDel="009336D0" w:rsidRDefault="00B74C2D" w:rsidP="009939DA">
      <w:pPr>
        <w:shd w:val="clear" w:color="auto" w:fill="FFFFFF"/>
        <w:spacing w:before="100" w:beforeAutospacing="1" w:after="100" w:afterAutospacing="1" w:line="240" w:lineRule="auto"/>
        <w:jc w:val="both"/>
        <w:rPr>
          <w:del w:id="187" w:author="Liu yuancheng" w:date="2022-04-12T16:54:00Z"/>
          <w:rFonts w:ascii="Calibri" w:eastAsia="Calibri" w:hAnsi="Calibri" w:cs="Calibri"/>
        </w:rPr>
      </w:pPr>
    </w:p>
    <w:p w14:paraId="37E9F663" w14:textId="78AAB898" w:rsidR="00A73BA5" w:rsidRDefault="00A73BA5">
      <w:pPr>
        <w:rPr>
          <w:rFonts w:ascii="Calibri" w:eastAsia="Calibri" w:hAnsi="Calibri" w:cs="Calibri"/>
        </w:rPr>
      </w:pPr>
      <w:r>
        <w:rPr>
          <w:rFonts w:ascii="Calibri" w:eastAsia="Calibri" w:hAnsi="Calibri" w:cs="Calibri"/>
        </w:rPr>
        <w:br w:type="page"/>
      </w:r>
    </w:p>
    <w:p w14:paraId="60EB1D0B" w14:textId="687D3240" w:rsidR="007D132E" w:rsidRPr="00B5025D" w:rsidRDefault="00264036" w:rsidP="00B5025D">
      <w:pPr>
        <w:pStyle w:val="Heading1"/>
      </w:pPr>
      <w:bookmarkStart w:id="188" w:name="_Toc100267650"/>
      <w:r w:rsidRPr="00B5025D">
        <w:lastRenderedPageBreak/>
        <w:t>2. Windows VM Creation</w:t>
      </w:r>
      <w:bookmarkEnd w:id="188"/>
    </w:p>
    <w:p w14:paraId="73D67E89" w14:textId="39E7862A" w:rsidR="000F2299" w:rsidRDefault="00264036" w:rsidP="009939DA">
      <w:pPr>
        <w:shd w:val="clear" w:color="auto" w:fill="FFFFFF"/>
        <w:spacing w:before="100" w:beforeAutospacing="1" w:after="100" w:afterAutospacing="1" w:line="240" w:lineRule="auto"/>
        <w:jc w:val="both"/>
        <w:rPr>
          <w:rFonts w:ascii="Calibri" w:eastAsia="Calibri" w:hAnsi="Calibri" w:cs="Calibri"/>
        </w:rPr>
      </w:pPr>
      <w:r>
        <w:rPr>
          <w:rFonts w:ascii="Calibri" w:eastAsia="Calibri" w:hAnsi="Calibri" w:cs="Calibri"/>
        </w:rPr>
        <w:t>Follow the steps</w:t>
      </w:r>
      <w:r w:rsidR="00B5025D">
        <w:rPr>
          <w:rFonts w:ascii="Calibri" w:eastAsia="Calibri" w:hAnsi="Calibri" w:cs="Calibri"/>
        </w:rPr>
        <w:t xml:space="preserve"> 2.1 to 2.3</w:t>
      </w:r>
      <w:r>
        <w:rPr>
          <w:rFonts w:ascii="Calibri" w:eastAsia="Calibri" w:hAnsi="Calibri" w:cs="Calibri"/>
        </w:rPr>
        <w:t xml:space="preserve"> </w:t>
      </w:r>
      <w:r w:rsidR="002C2B4B">
        <w:rPr>
          <w:rFonts w:ascii="Calibri" w:eastAsia="Calibri" w:hAnsi="Calibri" w:cs="Calibri"/>
        </w:rPr>
        <w:t xml:space="preserve">below to </w:t>
      </w:r>
      <w:r w:rsidR="005E2055">
        <w:rPr>
          <w:rFonts w:ascii="Calibri" w:eastAsia="Calibri" w:hAnsi="Calibri" w:cs="Calibri"/>
        </w:rPr>
        <w:t xml:space="preserve">create </w:t>
      </w:r>
      <w:ins w:id="189" w:author="Xu Jia" w:date="2022-04-07T21:42:00Z">
        <w:r w:rsidR="00E014AD">
          <w:rPr>
            <w:rFonts w:ascii="Calibri" w:eastAsia="Calibri" w:hAnsi="Calibri" w:cs="Calibri"/>
          </w:rPr>
          <w:t>a</w:t>
        </w:r>
      </w:ins>
      <w:del w:id="190" w:author="Xu Jia" w:date="2022-04-07T21:42:00Z">
        <w:r w:rsidR="005E2055" w:rsidDel="00E014AD">
          <w:rPr>
            <w:rFonts w:ascii="Calibri" w:eastAsia="Calibri" w:hAnsi="Calibri" w:cs="Calibri"/>
          </w:rPr>
          <w:delText>the</w:delText>
        </w:r>
      </w:del>
      <w:r w:rsidR="005E2055">
        <w:rPr>
          <w:rFonts w:ascii="Calibri" w:eastAsia="Calibri" w:hAnsi="Calibri" w:cs="Calibri"/>
        </w:rPr>
        <w:t xml:space="preserve"> Windows VM in </w:t>
      </w:r>
      <w:r w:rsidR="00F00D5D">
        <w:rPr>
          <w:rFonts w:ascii="Calibri" w:eastAsia="Calibri" w:hAnsi="Calibri" w:cs="Calibri"/>
        </w:rPr>
        <w:t xml:space="preserve">an </w:t>
      </w:r>
      <w:r w:rsidR="005E2055">
        <w:rPr>
          <w:rFonts w:ascii="Calibri" w:eastAsia="Calibri" w:hAnsi="Calibri" w:cs="Calibri"/>
        </w:rPr>
        <w:t>instance</w:t>
      </w:r>
      <w:r w:rsidR="00667BB7">
        <w:rPr>
          <w:rFonts w:ascii="Calibri" w:eastAsia="Calibri" w:hAnsi="Calibri" w:cs="Calibri"/>
        </w:rPr>
        <w:t xml:space="preserve"> </w:t>
      </w:r>
      <w:ins w:id="191" w:author="Xu Jia" w:date="2022-04-07T21:42:00Z">
        <w:r w:rsidR="00E014AD">
          <w:rPr>
            <w:rFonts w:ascii="Calibri" w:eastAsia="Calibri" w:hAnsi="Calibri" w:cs="Calibri"/>
          </w:rPr>
          <w:t>under</w:t>
        </w:r>
      </w:ins>
      <w:del w:id="192" w:author="Xu Jia" w:date="2022-04-07T21:42:00Z">
        <w:r w:rsidR="00667BB7" w:rsidDel="00E014AD">
          <w:rPr>
            <w:rFonts w:ascii="Calibri" w:eastAsia="Calibri" w:hAnsi="Calibri" w:cs="Calibri"/>
          </w:rPr>
          <w:delText>user</w:delText>
        </w:r>
      </w:del>
      <w:r w:rsidR="00667BB7">
        <w:rPr>
          <w:rFonts w:ascii="Calibri" w:eastAsia="Calibri" w:hAnsi="Calibri" w:cs="Calibri"/>
        </w:rPr>
        <w:t xml:space="preserve"> user’s project</w:t>
      </w:r>
      <w:r w:rsidR="00D702E7">
        <w:rPr>
          <w:rFonts w:ascii="Calibri" w:eastAsia="Calibri" w:hAnsi="Calibri" w:cs="Calibri"/>
        </w:rPr>
        <w:t xml:space="preserve">. </w:t>
      </w:r>
    </w:p>
    <w:p w14:paraId="41061990" w14:textId="77777777" w:rsidR="00421852" w:rsidRDefault="00421852" w:rsidP="009939DA">
      <w:pPr>
        <w:shd w:val="clear" w:color="auto" w:fill="FFFFFF"/>
        <w:spacing w:before="100" w:beforeAutospacing="1" w:after="100" w:afterAutospacing="1" w:line="240" w:lineRule="auto"/>
        <w:jc w:val="both"/>
        <w:rPr>
          <w:rFonts w:ascii="Calibri" w:eastAsia="Calibri" w:hAnsi="Calibri" w:cs="Calibri"/>
        </w:rPr>
      </w:pPr>
    </w:p>
    <w:p w14:paraId="053F277F" w14:textId="2CC87ECE" w:rsidR="00B44431" w:rsidRPr="00B44431" w:rsidRDefault="00B44431" w:rsidP="00B44431">
      <w:pPr>
        <w:pStyle w:val="Heading2"/>
        <w:rPr>
          <w:color w:val="auto"/>
        </w:rPr>
      </w:pPr>
      <w:bookmarkStart w:id="193" w:name="_Toc100267651"/>
      <w:r w:rsidRPr="55CE8438">
        <w:rPr>
          <w:color w:val="auto"/>
        </w:rPr>
        <w:t xml:space="preserve">2.1 </w:t>
      </w:r>
      <w:r w:rsidRPr="55CE8438">
        <w:rPr>
          <w:rStyle w:val="md-plain"/>
          <w:color w:val="auto"/>
        </w:rPr>
        <w:t>Login</w:t>
      </w:r>
      <w:ins w:id="194" w:author="Florentiana Yuwono" w:date="2022-06-29T07:37:00Z">
        <w:r w:rsidRPr="55CE8438">
          <w:rPr>
            <w:rStyle w:val="md-plain"/>
            <w:color w:val="auto"/>
          </w:rPr>
          <w:t xml:space="preserve"> to</w:t>
        </w:r>
      </w:ins>
      <w:r w:rsidRPr="55CE8438">
        <w:rPr>
          <w:rStyle w:val="md-plain"/>
          <w:color w:val="auto"/>
        </w:rPr>
        <w:t xml:space="preserve"> the NCL OpenStack Platform</w:t>
      </w:r>
      <w:bookmarkEnd w:id="193"/>
    </w:p>
    <w:p w14:paraId="3DEDBCD4" w14:textId="19503DBA" w:rsidR="000F2299" w:rsidRPr="00B44431" w:rsidRDefault="00A50F8B" w:rsidP="55CE8438">
      <w:pPr>
        <w:shd w:val="clear" w:color="auto" w:fill="FFFFFF" w:themeFill="background1"/>
        <w:spacing w:before="100" w:beforeAutospacing="1" w:after="100" w:afterAutospacing="1" w:line="240" w:lineRule="auto"/>
        <w:jc w:val="both"/>
        <w:rPr>
          <w:ins w:id="195" w:author="Florentiana Yuwono" w:date="2022-06-29T07:37:00Z"/>
          <w:rFonts w:eastAsia="Times New Roman"/>
          <w:color w:val="242424"/>
        </w:rPr>
      </w:pPr>
      <w:r w:rsidRPr="55CE8438">
        <w:rPr>
          <w:rStyle w:val="md-plain"/>
          <w:color w:val="333333"/>
          <w:shd w:val="clear" w:color="auto" w:fill="FFFFFF"/>
        </w:rPr>
        <w:t xml:space="preserve">OpenStack [Beta] </w:t>
      </w:r>
      <w:r w:rsidR="00E025FD" w:rsidRPr="55CE8438">
        <w:rPr>
          <w:rStyle w:val="md-plain"/>
          <w:color w:val="333333"/>
          <w:shd w:val="clear" w:color="auto" w:fill="FFFFFF"/>
        </w:rPr>
        <w:t xml:space="preserve">platform </w:t>
      </w:r>
      <w:r w:rsidR="00B44431" w:rsidRPr="55CE8438">
        <w:rPr>
          <w:rStyle w:val="md-plain"/>
          <w:color w:val="333333"/>
          <w:shd w:val="clear" w:color="auto" w:fill="FFFFFF"/>
        </w:rPr>
        <w:t xml:space="preserve">link: </w:t>
      </w:r>
      <w:hyperlink r:id="rId10" w:history="1">
        <w:r w:rsidR="00B44431" w:rsidRPr="55CE8438">
          <w:rPr>
            <w:rStyle w:val="Hyperlink"/>
            <w:color w:val="4183C4"/>
            <w:shd w:val="clear" w:color="auto" w:fill="FFFFFF"/>
          </w:rPr>
          <w:t>https://openstack.ncl.sg/</w:t>
        </w:r>
      </w:hyperlink>
    </w:p>
    <w:p w14:paraId="5EA9A512" w14:textId="089BA2EC" w:rsidR="55CE8438" w:rsidRDefault="55CE8438" w:rsidP="55CE8438">
      <w:pPr>
        <w:shd w:val="clear" w:color="auto" w:fill="FFFFFF" w:themeFill="background1"/>
        <w:spacing w:beforeAutospacing="1" w:afterAutospacing="1" w:line="240" w:lineRule="auto"/>
        <w:jc w:val="both"/>
        <w:rPr>
          <w:color w:val="4183C4"/>
        </w:rPr>
      </w:pPr>
    </w:p>
    <w:p w14:paraId="3B2EFF5A" w14:textId="2824791C" w:rsidR="00F26047" w:rsidRDefault="007F25EE">
      <w:r w:rsidRPr="00230E6B">
        <w:rPr>
          <w:rFonts w:eastAsia="Times New Roman" w:cstheme="minorHAnsi"/>
          <w:b/>
          <w:bCs/>
          <w:noProof/>
          <w:color w:val="242424"/>
          <w:shd w:val="clear" w:color="auto" w:fill="E6E6E6"/>
        </w:rPr>
        <mc:AlternateContent>
          <mc:Choice Requires="wps">
            <w:drawing>
              <wp:anchor distT="45720" distB="45720" distL="114300" distR="114300" simplePos="0" relativeHeight="251661312" behindDoc="0" locked="0" layoutInCell="1" allowOverlap="1" wp14:anchorId="2BBE29E6" wp14:editId="1A47001D">
                <wp:simplePos x="0" y="0"/>
                <wp:positionH relativeFrom="margin">
                  <wp:align>left</wp:align>
                </wp:positionH>
                <wp:positionV relativeFrom="paragraph">
                  <wp:posOffset>454660</wp:posOffset>
                </wp:positionV>
                <wp:extent cx="5687695" cy="586105"/>
                <wp:effectExtent l="0" t="0" r="27305" b="2349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7695" cy="586105"/>
                        </a:xfrm>
                        <a:prstGeom prst="rect">
                          <a:avLst/>
                        </a:prstGeom>
                        <a:solidFill>
                          <a:schemeClr val="bg1">
                            <a:lumMod val="95000"/>
                          </a:schemeClr>
                        </a:solidFill>
                        <a:ln w="9525">
                          <a:solidFill>
                            <a:schemeClr val="bg1">
                              <a:lumMod val="85000"/>
                            </a:schemeClr>
                          </a:solidFill>
                          <a:miter lim="800000"/>
                          <a:headEnd/>
                          <a:tailEnd/>
                        </a:ln>
                      </wps:spPr>
                      <wps:txbx>
                        <w:txbxContent>
                          <w:p w14:paraId="1EBBD20A" w14:textId="77777777" w:rsidR="00F26047" w:rsidRDefault="00F26047" w:rsidP="00F26047">
                            <w:pPr>
                              <w:rPr>
                                <w:rFonts w:asciiTheme="majorHAnsi" w:hAnsiTheme="majorHAnsi" w:cstheme="majorHAnsi"/>
                              </w:rPr>
                            </w:pPr>
                            <w:r w:rsidRPr="00AD5953">
                              <w:rPr>
                                <w:rFonts w:asciiTheme="majorHAnsi" w:hAnsiTheme="majorHAnsi" w:cstheme="majorHAnsi"/>
                              </w:rPr>
                              <w:t>Domain: default</w:t>
                            </w:r>
                          </w:p>
                          <w:p w14:paraId="26758F2B" w14:textId="56C6CF6B" w:rsidR="00F26047" w:rsidRPr="00860193" w:rsidRDefault="00F26047" w:rsidP="00F26047">
                            <w:pPr>
                              <w:rPr>
                                <w:rFonts w:asciiTheme="majorHAnsi" w:hAnsiTheme="majorHAnsi" w:cstheme="majorHAnsi"/>
                              </w:rPr>
                            </w:pPr>
                            <w:r w:rsidRPr="00D170C2">
                              <w:rPr>
                                <w:rFonts w:asciiTheme="majorHAnsi" w:hAnsiTheme="majorHAnsi" w:cstheme="majorHAnsi"/>
                              </w:rPr>
                              <w:t xml:space="preserve">Username/password: </w:t>
                            </w:r>
                            <w:r>
                              <w:rPr>
                                <w:rFonts w:asciiTheme="majorHAnsi" w:hAnsiTheme="majorHAnsi" w:cstheme="majorHAnsi"/>
                              </w:rPr>
                              <w:t>&lt;customer ncl username&gt;/&lt;</w:t>
                            </w:r>
                            <w:r w:rsidR="00190508">
                              <w:rPr>
                                <w:rFonts w:asciiTheme="majorHAnsi" w:hAnsiTheme="majorHAnsi" w:cstheme="majorHAnsi"/>
                              </w:rPr>
                              <w:t xml:space="preserve"> customer pass</w:t>
                            </w:r>
                            <w:r w:rsidR="00F63DF4">
                              <w:rPr>
                                <w:rFonts w:asciiTheme="majorHAnsi" w:hAnsiTheme="majorHAnsi" w:cstheme="majorHAnsi"/>
                              </w:rPr>
                              <w:t>word</w:t>
                            </w:r>
                            <w:r w:rsidR="00190508">
                              <w:rPr>
                                <w:rFonts w:asciiTheme="majorHAnsi" w:hAnsiTheme="majorHAnsi" w:cstheme="majorHAnsi"/>
                              </w:rPr>
                              <w:t xml:space="preserve"> </w:t>
                            </w:r>
                            <w:r>
                              <w:rPr>
                                <w:rFonts w:asciiTheme="majorHAnsi" w:hAnsiTheme="majorHAnsi" w:cstheme="majorHAnsi"/>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insideMargin">
                  <wp14:pctHeight>0</wp14:pctHeight>
                </wp14:sizeRelV>
              </wp:anchor>
            </w:drawing>
          </mc:Choice>
          <mc:Fallback xmlns:a14="http://schemas.microsoft.com/office/drawing/2010/main" xmlns:pic="http://schemas.openxmlformats.org/drawingml/2006/picture" xmlns:a="http://schemas.openxmlformats.org/drawingml/2006/main">
            <w:pict w14:anchorId="27FD6E3E">
              <v:shape id="_x0000_s1027" style="position:absolute;margin-left:0;margin-top:35.8pt;width:447.85pt;height:46.1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inner-margin-area;v-text-anchor:top" fillcolor="#f2f2f2 [3052]" strokecolor="#d8d8d8 [273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" w14:anchorId="2BBE29E6">
                <v:textbox>
                  <w:txbxContent>
                    <w:p w:rsidR="00F26047" w:rsidP="00F26047" w:rsidRDefault="00F26047" w14:paraId="30624736" w14:textId="77777777">
                      <w:pPr>
                        <w:rPr>
                          <w:rFonts w:asciiTheme="majorHAnsi" w:hAnsiTheme="majorHAnsi" w:cstheme="majorHAnsi"/>
                        </w:rPr>
                      </w:pPr>
                      <w:r w:rsidRPr="00AD5953">
                        <w:rPr>
                          <w:rFonts w:asciiTheme="majorHAnsi" w:hAnsiTheme="majorHAnsi" w:cstheme="majorHAnsi"/>
                        </w:rPr>
                        <w:t>Domain: default</w:t>
                      </w:r>
                    </w:p>
                    <w:p w:rsidRPr="00860193" w:rsidR="00F26047" w:rsidP="00F26047" w:rsidRDefault="00F26047" w14:paraId="5FF3A706" w14:textId="56C6CF6B">
                      <w:pPr>
                        <w:rPr>
                          <w:rFonts w:asciiTheme="majorHAnsi" w:hAnsiTheme="majorHAnsi" w:cstheme="majorHAnsi"/>
                        </w:rPr>
                      </w:pPr>
                      <w:r w:rsidRPr="00D170C2">
                        <w:rPr>
                          <w:rFonts w:asciiTheme="majorHAnsi" w:hAnsiTheme="majorHAnsi" w:cstheme="majorHAnsi"/>
                        </w:rPr>
                        <w:t xml:space="preserve">Username/password: </w:t>
                      </w:r>
                      <w:r>
                        <w:rPr>
                          <w:rFonts w:asciiTheme="majorHAnsi" w:hAnsiTheme="majorHAnsi" w:cstheme="majorHAnsi"/>
                        </w:rPr>
                        <w:t>&lt;customer ncl username&gt;/&lt;</w:t>
                      </w:r>
                      <w:r w:rsidR="00190508">
                        <w:rPr>
                          <w:rFonts w:asciiTheme="majorHAnsi" w:hAnsiTheme="majorHAnsi" w:cstheme="majorHAnsi"/>
                        </w:rPr>
                        <w:t xml:space="preserve"> customer pass</w:t>
                      </w:r>
                      <w:r w:rsidR="00F63DF4">
                        <w:rPr>
                          <w:rFonts w:asciiTheme="majorHAnsi" w:hAnsiTheme="majorHAnsi" w:cstheme="majorHAnsi"/>
                        </w:rPr>
                        <w:t>word</w:t>
                      </w:r>
                      <w:r w:rsidR="00190508">
                        <w:rPr>
                          <w:rFonts w:asciiTheme="majorHAnsi" w:hAnsiTheme="majorHAnsi" w:cstheme="majorHAnsi"/>
                        </w:rPr>
                        <w:t xml:space="preserve"> </w:t>
                      </w:r>
                      <w:r>
                        <w:rPr>
                          <w:rFonts w:asciiTheme="majorHAnsi" w:hAnsiTheme="majorHAnsi" w:cstheme="majorHAnsi"/>
                        </w:rPr>
                        <w:t>&gt;</w:t>
                      </w:r>
                    </w:p>
                  </w:txbxContent>
                </v:textbox>
                <w10:wrap type="square" anchorx="margin"/>
              </v:shape>
            </w:pict>
          </mc:Fallback>
        </mc:AlternateContent>
      </w:r>
      <w:ins w:id="196" w:author="Liu yuancheng" w:date="2022-04-12T16:55:00Z">
        <w:r w:rsidRPr="00B44431">
          <w:t xml:space="preserve">Login with the </w:t>
        </w:r>
        <w:r>
          <w:t>NCL OpenStack [Beta] web</w:t>
        </w:r>
        <w:r w:rsidRPr="00B44431">
          <w:t xml:space="preserve"> account and password under domain </w:t>
        </w:r>
        <w:r w:rsidRPr="00B44431">
          <w:rPr>
            <w:b/>
            <w:bCs/>
          </w:rPr>
          <w:t>default</w:t>
        </w:r>
        <w:r w:rsidRPr="00B44431">
          <w:t>. (As shown below</w:t>
        </w:r>
        <w:r>
          <w:t>, the account username ncl-xxxx</w:t>
        </w:r>
        <w:r w:rsidRPr="00B44431">
          <w:t>)</w:t>
        </w:r>
      </w:ins>
      <w:del w:id="197" w:author="Liu yuancheng" w:date="2022-04-12T16:55:00Z">
        <w:r w:rsidR="00B44431" w:rsidRPr="00B44431" w:rsidDel="007F25EE">
          <w:delText xml:space="preserve">Login with the </w:delText>
        </w:r>
        <w:r w:rsidR="00FA5759" w:rsidDel="007F25EE">
          <w:delText>ncl</w:delText>
        </w:r>
        <w:r w:rsidR="007E527C" w:rsidDel="007F25EE">
          <w:delText>-</w:delText>
        </w:r>
        <w:r w:rsidR="00FA5759" w:rsidDel="007F25EE">
          <w:delText>openstack</w:delText>
        </w:r>
        <w:r w:rsidR="00B44431" w:rsidRPr="00B44431" w:rsidDel="007F25EE">
          <w:delText xml:space="preserve"> account and password under domain </w:delText>
        </w:r>
        <w:r w:rsidR="00B44431" w:rsidRPr="00B44431" w:rsidDel="007F25EE">
          <w:rPr>
            <w:b/>
            <w:bCs/>
          </w:rPr>
          <w:delText>default</w:delText>
        </w:r>
        <w:r w:rsidR="00B44431" w:rsidRPr="00B44431" w:rsidDel="007F25EE">
          <w:delText>. (As shown below)</w:delText>
        </w:r>
      </w:del>
    </w:p>
    <w:p w14:paraId="166B40F9" w14:textId="310BAF4B" w:rsidR="00F5565A" w:rsidRDefault="00A50F8B">
      <w:r>
        <w:rPr>
          <w:noProof/>
          <w:color w:val="2B579A"/>
          <w:shd w:val="clear" w:color="auto" w:fill="E6E6E6"/>
        </w:rPr>
        <w:drawing>
          <wp:inline distT="0" distB="0" distL="0" distR="0" wp14:anchorId="6CC60ADD" wp14:editId="35B2F7A6">
            <wp:extent cx="5731510" cy="4685030"/>
            <wp:effectExtent l="19050" t="19050" r="21590" b="2032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685030"/>
                    </a:xfrm>
                    <a:prstGeom prst="rect">
                      <a:avLst/>
                    </a:prstGeom>
                    <a:noFill/>
                    <a:ln w="3175">
                      <a:solidFill>
                        <a:schemeClr val="tx1"/>
                      </a:solidFill>
                    </a:ln>
                  </pic:spPr>
                </pic:pic>
              </a:graphicData>
            </a:graphic>
          </wp:inline>
        </w:drawing>
      </w:r>
    </w:p>
    <w:p w14:paraId="4E0E0DE9" w14:textId="77777777" w:rsidR="00C74C0B" w:rsidRDefault="00C74C0B" w:rsidP="00AD386E">
      <w:pPr>
        <w:jc w:val="both"/>
        <w:rPr>
          <w:b/>
          <w:bCs/>
        </w:rPr>
      </w:pPr>
    </w:p>
    <w:p w14:paraId="4EF1477C" w14:textId="122A4879" w:rsidR="00AD386E" w:rsidRDefault="00AD386E" w:rsidP="00AD386E">
      <w:pPr>
        <w:jc w:val="both"/>
      </w:pPr>
      <w:r w:rsidRPr="007238CC">
        <w:rPr>
          <w:b/>
          <w:bCs/>
        </w:rPr>
        <w:lastRenderedPageBreak/>
        <w:t>NOTE:</w:t>
      </w:r>
      <w:r w:rsidRPr="007238CC">
        <w:t xml:space="preserve"> </w:t>
      </w:r>
      <w:r>
        <w:t>If there is any log</w:t>
      </w:r>
      <w:del w:id="198" w:author="Liu yuancheng" w:date="2022-04-08T10:47:00Z">
        <w:r w:rsidDel="008126D7">
          <w:delText xml:space="preserve">o </w:delText>
        </w:r>
      </w:del>
      <w:r>
        <w:t xml:space="preserve">in problem or you don't have an account on the NCL OpenStack </w:t>
      </w:r>
      <w:bookmarkStart w:id="199" w:name="_Hlk100307301"/>
      <w:ins w:id="200" w:author="Liu yuancheng" w:date="2022-04-08T10:48:00Z">
        <w:r w:rsidR="009A104B">
          <w:t xml:space="preserve">platform </w:t>
        </w:r>
      </w:ins>
      <w:bookmarkEnd w:id="199"/>
      <w:del w:id="201" w:author="Liu yuancheng" w:date="2022-04-08T10:47:00Z">
        <w:r w:rsidDel="009A104B">
          <w:delText xml:space="preserve">Cloud </w:delText>
        </w:r>
      </w:del>
      <w:r>
        <w:t>yet, please contact NCL Support (</w:t>
      </w:r>
      <w:hyperlink r:id="rId12" w:history="1">
        <w:r w:rsidRPr="005B5EF0">
          <w:rPr>
            <w:rStyle w:val="Hyperlink"/>
          </w:rPr>
          <w:t>support@ncl.sg</w:t>
        </w:r>
      </w:hyperlink>
      <w:r>
        <w:t>).</w:t>
      </w:r>
    </w:p>
    <w:p w14:paraId="0BF2556E" w14:textId="5D048F7F" w:rsidR="00AB5DDC" w:rsidRDefault="00AB5DDC">
      <w:r>
        <w:br w:type="page"/>
      </w:r>
    </w:p>
    <w:p w14:paraId="06061DFC" w14:textId="09463C92" w:rsidR="00EE72D1" w:rsidRPr="00BB1FB2" w:rsidRDefault="00EE72D1" w:rsidP="00BB1FB2">
      <w:pPr>
        <w:pStyle w:val="Heading2"/>
        <w:rPr>
          <w:color w:val="auto"/>
        </w:rPr>
      </w:pPr>
      <w:bookmarkStart w:id="202" w:name="_Toc100267652"/>
      <w:r w:rsidRPr="00BB1FB2">
        <w:rPr>
          <w:rStyle w:val="md-plain"/>
          <w:color w:val="auto"/>
        </w:rPr>
        <w:lastRenderedPageBreak/>
        <w:t xml:space="preserve">2.2 Create an </w:t>
      </w:r>
      <w:r w:rsidR="006D3DF4" w:rsidRPr="00BB1FB2">
        <w:rPr>
          <w:rStyle w:val="md-plain"/>
          <w:color w:val="auto"/>
        </w:rPr>
        <w:t>I</w:t>
      </w:r>
      <w:r w:rsidRPr="00BB1FB2">
        <w:rPr>
          <w:rStyle w:val="md-plain"/>
          <w:color w:val="auto"/>
        </w:rPr>
        <w:t>nstance with Windows-VM-Image</w:t>
      </w:r>
      <w:bookmarkEnd w:id="202"/>
    </w:p>
    <w:p w14:paraId="1ABA024D" w14:textId="713E0E98" w:rsidR="00EE72D1" w:rsidRDefault="00EE72D1"/>
    <w:p w14:paraId="74C2C092" w14:textId="5C4097AD" w:rsidR="00C15C83" w:rsidRDefault="00C15C83">
      <w:r>
        <w:t xml:space="preserve">Follow below steps </w:t>
      </w:r>
      <w:r w:rsidR="00B9662C">
        <w:t xml:space="preserve">2.2.1 to 2.2.3 </w:t>
      </w:r>
      <w:r>
        <w:t xml:space="preserve">to create an instance with </w:t>
      </w:r>
      <w:ins w:id="203" w:author="Florentiana Yuwono" w:date="2022-06-29T07:39:00Z">
        <w:r>
          <w:t>the</w:t>
        </w:r>
      </w:ins>
      <w:del w:id="204" w:author="Florentiana Yuwono" w:date="2022-06-29T07:39:00Z">
        <w:r w:rsidDel="00007406">
          <w:delText>a</w:delText>
        </w:r>
      </w:del>
      <w:r w:rsidR="00007406">
        <w:t xml:space="preserve"> NCL public W</w:t>
      </w:r>
      <w:r>
        <w:t>indows-VM</w:t>
      </w:r>
      <w:r w:rsidR="00007406">
        <w:t xml:space="preserve"> image</w:t>
      </w:r>
      <w:r w:rsidR="005B2593">
        <w:t>.</w:t>
      </w:r>
      <w:r>
        <w:t xml:space="preserve"> </w:t>
      </w:r>
      <w:r w:rsidR="005B2593">
        <w:t>I</w:t>
      </w:r>
      <w:r>
        <w:t>n this</w:t>
      </w:r>
      <w:r w:rsidR="00620888">
        <w:t xml:space="preserve"> section</w:t>
      </w:r>
      <w:r>
        <w:t>, we use MS-Windows 10 Professional x64 as an example.</w:t>
      </w:r>
    </w:p>
    <w:p w14:paraId="21D35315" w14:textId="77777777" w:rsidR="000E596A" w:rsidRDefault="000E596A"/>
    <w:p w14:paraId="686E73F6" w14:textId="7BF10D35" w:rsidR="000F03C9" w:rsidRPr="00BB1FB2" w:rsidRDefault="000F03C9" w:rsidP="00BB1FB2">
      <w:pPr>
        <w:pStyle w:val="Heading3"/>
        <w:rPr>
          <w:color w:val="auto"/>
        </w:rPr>
      </w:pPr>
      <w:bookmarkStart w:id="205" w:name="_Toc100267653"/>
      <w:r w:rsidRPr="00BB1FB2">
        <w:rPr>
          <w:rStyle w:val="md-plain"/>
          <w:color w:val="auto"/>
        </w:rPr>
        <w:t>2.2.1 Access the Instance Creation Page</w:t>
      </w:r>
      <w:bookmarkEnd w:id="205"/>
      <w:r w:rsidRPr="00BB1FB2">
        <w:rPr>
          <w:rStyle w:val="md-plain"/>
          <w:color w:val="auto"/>
        </w:rPr>
        <w:t xml:space="preserve"> </w:t>
      </w:r>
    </w:p>
    <w:p w14:paraId="49A78618" w14:textId="0680EC1B" w:rsidR="003C5829" w:rsidRPr="003C5829" w:rsidRDefault="003C5829" w:rsidP="55CE8438">
      <w:pPr>
        <w:pStyle w:val="md-end-block"/>
        <w:spacing w:before="192" w:beforeAutospacing="0" w:after="192" w:afterAutospacing="0"/>
        <w:jc w:val="both"/>
        <w:rPr>
          <w:rFonts w:asciiTheme="minorHAnsi" w:hAnsiTheme="minorHAnsi" w:cstheme="minorBidi"/>
          <w:color w:val="333333"/>
          <w:sz w:val="22"/>
          <w:szCs w:val="22"/>
        </w:rPr>
      </w:pPr>
      <w:r w:rsidRPr="55CE8438">
        <w:rPr>
          <w:rStyle w:val="md-plain"/>
          <w:rFonts w:asciiTheme="minorHAnsi" w:hAnsiTheme="minorHAnsi" w:cstheme="minorBidi"/>
          <w:color w:val="333333"/>
          <w:sz w:val="22"/>
          <w:szCs w:val="22"/>
        </w:rPr>
        <w:t>After</w:t>
      </w:r>
      <w:r w:rsidR="00BB1FB2" w:rsidRPr="55CE8438">
        <w:rPr>
          <w:rStyle w:val="md-plain"/>
          <w:rFonts w:asciiTheme="minorHAnsi" w:hAnsiTheme="minorHAnsi" w:cstheme="minorBidi"/>
          <w:color w:val="333333"/>
          <w:sz w:val="22"/>
          <w:szCs w:val="22"/>
        </w:rPr>
        <w:t xml:space="preserve"> </w:t>
      </w:r>
      <w:ins w:id="206" w:author="Florentiana Yuwono" w:date="2022-06-29T07:39:00Z">
        <w:r w:rsidR="00BB1FB2" w:rsidRPr="55CE8438">
          <w:rPr>
            <w:rStyle w:val="md-plain"/>
            <w:rFonts w:asciiTheme="minorHAnsi" w:hAnsiTheme="minorHAnsi" w:cstheme="minorBidi"/>
            <w:color w:val="333333"/>
            <w:sz w:val="22"/>
            <w:szCs w:val="22"/>
          </w:rPr>
          <w:t xml:space="preserve">the </w:t>
        </w:r>
      </w:ins>
      <w:r w:rsidR="00BB1FB2" w:rsidRPr="55CE8438">
        <w:rPr>
          <w:rStyle w:val="md-plain"/>
          <w:rFonts w:asciiTheme="minorHAnsi" w:hAnsiTheme="minorHAnsi" w:cstheme="minorBidi"/>
          <w:color w:val="333333"/>
          <w:sz w:val="22"/>
          <w:szCs w:val="22"/>
        </w:rPr>
        <w:t>user</w:t>
      </w:r>
      <w:r w:rsidRPr="55CE8438">
        <w:rPr>
          <w:rStyle w:val="md-plain"/>
          <w:rFonts w:asciiTheme="minorHAnsi" w:hAnsiTheme="minorHAnsi" w:cstheme="minorBidi"/>
          <w:color w:val="333333"/>
          <w:sz w:val="22"/>
          <w:szCs w:val="22"/>
        </w:rPr>
        <w:t xml:space="preserve"> login</w:t>
      </w:r>
      <w:r w:rsidR="000E596A" w:rsidRPr="55CE8438">
        <w:rPr>
          <w:rStyle w:val="md-plain"/>
          <w:rFonts w:asciiTheme="minorHAnsi" w:hAnsiTheme="minorHAnsi" w:cstheme="minorBidi"/>
          <w:color w:val="333333"/>
          <w:sz w:val="22"/>
          <w:szCs w:val="22"/>
        </w:rPr>
        <w:t xml:space="preserve"> </w:t>
      </w:r>
      <w:ins w:id="207" w:author="Florentiana Yuwono" w:date="2022-06-29T07:39:00Z">
        <w:r w:rsidR="000E596A" w:rsidRPr="55CE8438">
          <w:rPr>
            <w:rStyle w:val="md-plain"/>
            <w:rFonts w:asciiTheme="minorHAnsi" w:hAnsiTheme="minorHAnsi" w:cstheme="minorBidi"/>
            <w:color w:val="333333"/>
            <w:sz w:val="22"/>
            <w:szCs w:val="22"/>
          </w:rPr>
          <w:t xml:space="preserve">to </w:t>
        </w:r>
      </w:ins>
      <w:r w:rsidR="000E596A" w:rsidRPr="55CE8438">
        <w:rPr>
          <w:rStyle w:val="md-plain"/>
          <w:rFonts w:asciiTheme="minorHAnsi" w:hAnsiTheme="minorHAnsi" w:cstheme="minorBidi"/>
          <w:color w:val="333333"/>
          <w:sz w:val="22"/>
          <w:szCs w:val="22"/>
        </w:rPr>
        <w:t>OpenStack [Beta] platform</w:t>
      </w:r>
      <w:r w:rsidR="00745827" w:rsidRPr="55CE8438">
        <w:rPr>
          <w:rStyle w:val="md-plain"/>
          <w:rFonts w:asciiTheme="minorHAnsi" w:hAnsiTheme="minorHAnsi" w:cstheme="minorBidi"/>
          <w:color w:val="333333"/>
          <w:sz w:val="22"/>
          <w:szCs w:val="22"/>
        </w:rPr>
        <w:t xml:space="preserve"> </w:t>
      </w:r>
      <w:r w:rsidR="005B2F5F" w:rsidRPr="55CE8438">
        <w:rPr>
          <w:rStyle w:val="md-plain"/>
          <w:rFonts w:asciiTheme="minorHAnsi" w:hAnsiTheme="minorHAnsi" w:cstheme="minorBidi"/>
          <w:color w:val="333333"/>
          <w:sz w:val="22"/>
          <w:szCs w:val="22"/>
        </w:rPr>
        <w:t xml:space="preserve">web </w:t>
      </w:r>
      <w:r w:rsidR="00745827" w:rsidRPr="55CE8438">
        <w:rPr>
          <w:rStyle w:val="md-plain"/>
          <w:rFonts w:asciiTheme="minorHAnsi" w:hAnsiTheme="minorHAnsi" w:cstheme="minorBidi"/>
          <w:color w:val="333333"/>
          <w:sz w:val="22"/>
          <w:szCs w:val="22"/>
        </w:rPr>
        <w:t>(as shown below)</w:t>
      </w:r>
      <w:r w:rsidR="00AC580A" w:rsidRPr="55CE8438">
        <w:rPr>
          <w:rStyle w:val="md-plain"/>
          <w:rFonts w:asciiTheme="minorHAnsi" w:hAnsiTheme="minorHAnsi" w:cstheme="minorBidi"/>
          <w:color w:val="333333"/>
          <w:sz w:val="22"/>
          <w:szCs w:val="22"/>
        </w:rPr>
        <w:t>, please</w:t>
      </w:r>
      <w:del w:id="208" w:author="Florentiana Yuwono" w:date="2022-06-29T07:40:00Z">
        <w:r w:rsidRPr="55CE8438" w:rsidDel="00B24150">
          <w:rPr>
            <w:rStyle w:val="md-plain"/>
            <w:rFonts w:asciiTheme="minorHAnsi" w:hAnsiTheme="minorHAnsi" w:cstheme="minorBidi"/>
            <w:color w:val="333333"/>
            <w:sz w:val="22"/>
            <w:szCs w:val="22"/>
          </w:rPr>
          <w:delText xml:space="preserve"> </w:delText>
        </w:r>
        <w:commentRangeStart w:id="209"/>
        <w:r w:rsidRPr="55CE8438" w:rsidDel="00B24150">
          <w:rPr>
            <w:rStyle w:val="md-plain"/>
            <w:rFonts w:asciiTheme="minorHAnsi" w:hAnsiTheme="minorHAnsi" w:cstheme="minorBidi"/>
            <w:color w:val="333333"/>
            <w:sz w:val="22"/>
            <w:szCs w:val="22"/>
          </w:rPr>
          <w:delText>select your project and</w:delText>
        </w:r>
        <w:r w:rsidRPr="55CE8438" w:rsidDel="00AC580A">
          <w:rPr>
            <w:rStyle w:val="md-plain"/>
            <w:rFonts w:asciiTheme="minorHAnsi" w:hAnsiTheme="minorHAnsi" w:cstheme="minorBidi"/>
            <w:color w:val="333333"/>
            <w:sz w:val="22"/>
            <w:szCs w:val="22"/>
          </w:rPr>
          <w:delText xml:space="preserve"> </w:delText>
        </w:r>
        <w:r w:rsidRPr="55CE8438" w:rsidDel="003C5829">
          <w:rPr>
            <w:rStyle w:val="md-plain"/>
            <w:rFonts w:asciiTheme="minorHAnsi" w:hAnsiTheme="minorHAnsi" w:cstheme="minorBidi"/>
            <w:color w:val="333333"/>
            <w:sz w:val="22"/>
            <w:szCs w:val="22"/>
          </w:rPr>
          <w:delText xml:space="preserve">access the instance creation page </w:delText>
        </w:r>
        <w:r w:rsidRPr="55CE8438" w:rsidDel="007167BB">
          <w:rPr>
            <w:rStyle w:val="md-plain"/>
            <w:rFonts w:asciiTheme="minorHAnsi" w:hAnsiTheme="minorHAnsi" w:cstheme="minorBidi"/>
            <w:color w:val="333333"/>
            <w:sz w:val="22"/>
            <w:szCs w:val="22"/>
          </w:rPr>
          <w:delText>and</w:delText>
        </w:r>
      </w:del>
      <w:r w:rsidR="007167BB" w:rsidRPr="55CE8438">
        <w:rPr>
          <w:rStyle w:val="md-plain"/>
          <w:rFonts w:asciiTheme="minorHAnsi" w:hAnsiTheme="minorHAnsi" w:cstheme="minorBidi"/>
          <w:color w:val="333333"/>
          <w:sz w:val="22"/>
          <w:szCs w:val="22"/>
        </w:rPr>
        <w:t xml:space="preserve"> </w:t>
      </w:r>
      <w:commentRangeEnd w:id="209"/>
      <w:r>
        <w:rPr>
          <w:rStyle w:val="CommentReference"/>
        </w:rPr>
        <w:commentReference w:id="209"/>
      </w:r>
      <w:r w:rsidR="007167BB" w:rsidRPr="55CE8438">
        <w:rPr>
          <w:rStyle w:val="md-plain"/>
          <w:rFonts w:asciiTheme="minorHAnsi" w:hAnsiTheme="minorHAnsi" w:cstheme="minorBidi"/>
          <w:color w:val="333333"/>
          <w:sz w:val="22"/>
          <w:szCs w:val="22"/>
        </w:rPr>
        <w:t>follow the</w:t>
      </w:r>
      <w:del w:id="210" w:author="Florentiana Yuwono" w:date="2022-06-29T07:40:00Z">
        <w:r w:rsidRPr="55CE8438" w:rsidDel="007167BB">
          <w:rPr>
            <w:rStyle w:val="md-plain"/>
            <w:rFonts w:asciiTheme="minorHAnsi" w:hAnsiTheme="minorHAnsi" w:cstheme="minorBidi"/>
            <w:color w:val="333333"/>
            <w:sz w:val="22"/>
            <w:szCs w:val="22"/>
          </w:rPr>
          <w:delText xml:space="preserve"> below </w:delText>
        </w:r>
      </w:del>
      <w:ins w:id="211" w:author="Florentiana Yuwono" w:date="2022-06-29T07:41:00Z">
        <w:r w:rsidR="007167BB" w:rsidRPr="55CE8438">
          <w:rPr>
            <w:rStyle w:val="md-plain"/>
            <w:rFonts w:asciiTheme="minorHAnsi" w:hAnsiTheme="minorHAnsi" w:cstheme="minorBidi"/>
            <w:color w:val="333333"/>
            <w:sz w:val="22"/>
            <w:szCs w:val="22"/>
          </w:rPr>
          <w:t xml:space="preserve"> </w:t>
        </w:r>
      </w:ins>
      <w:r w:rsidR="007167BB" w:rsidRPr="55CE8438">
        <w:rPr>
          <w:rStyle w:val="md-plain"/>
          <w:rFonts w:asciiTheme="minorHAnsi" w:hAnsiTheme="minorHAnsi" w:cstheme="minorBidi"/>
          <w:color w:val="333333"/>
          <w:sz w:val="22"/>
          <w:szCs w:val="22"/>
        </w:rPr>
        <w:t>steps</w:t>
      </w:r>
      <w:ins w:id="212" w:author="Florentiana Yuwono" w:date="2022-06-29T07:41:00Z">
        <w:r w:rsidR="007167BB" w:rsidRPr="55CE8438">
          <w:rPr>
            <w:rStyle w:val="md-plain"/>
            <w:rFonts w:asciiTheme="minorHAnsi" w:hAnsiTheme="minorHAnsi" w:cstheme="minorBidi"/>
            <w:color w:val="333333"/>
            <w:sz w:val="22"/>
            <w:szCs w:val="22"/>
          </w:rPr>
          <w:t xml:space="preserve"> below</w:t>
        </w:r>
      </w:ins>
      <w:r w:rsidR="007167BB" w:rsidRPr="55CE8438">
        <w:rPr>
          <w:rStyle w:val="md-plain"/>
          <w:rFonts w:asciiTheme="minorHAnsi" w:hAnsiTheme="minorHAnsi" w:cstheme="minorBidi"/>
          <w:color w:val="333333"/>
          <w:sz w:val="22"/>
          <w:szCs w:val="22"/>
        </w:rPr>
        <w:t>:</w:t>
      </w:r>
    </w:p>
    <w:p w14:paraId="3AD017DE" w14:textId="32625499" w:rsidR="003C5829" w:rsidRPr="003C5829" w:rsidRDefault="003C5829" w:rsidP="00083E33">
      <w:pPr>
        <w:pStyle w:val="md-end-block"/>
        <w:jc w:val="both"/>
        <w:rPr>
          <w:rFonts w:asciiTheme="minorHAnsi" w:hAnsiTheme="minorHAnsi" w:cstheme="minorHAnsi"/>
          <w:color w:val="333333"/>
          <w:sz w:val="22"/>
          <w:szCs w:val="22"/>
        </w:rPr>
      </w:pPr>
      <w:r w:rsidRPr="00390A5C">
        <w:rPr>
          <w:rStyle w:val="md-plain"/>
          <w:rFonts w:asciiTheme="minorHAnsi" w:hAnsiTheme="minorHAnsi" w:cstheme="minorHAnsi"/>
          <w:b/>
          <w:bCs/>
          <w:color w:val="333333"/>
          <w:sz w:val="22"/>
          <w:szCs w:val="22"/>
        </w:rPr>
        <w:t>Step</w:t>
      </w:r>
      <w:ins w:id="213" w:author="Liu yuancheng" w:date="2022-04-08T10:52:00Z">
        <w:r w:rsidR="009A104B">
          <w:rPr>
            <w:rStyle w:val="md-plain"/>
            <w:rFonts w:asciiTheme="minorHAnsi" w:hAnsiTheme="minorHAnsi" w:cstheme="minorHAnsi"/>
            <w:b/>
            <w:bCs/>
            <w:color w:val="333333"/>
            <w:sz w:val="22"/>
            <w:szCs w:val="22"/>
          </w:rPr>
          <w:t>_</w:t>
        </w:r>
      </w:ins>
      <w:del w:id="214" w:author="Liu yuancheng" w:date="2022-04-08T10:52:00Z">
        <w:r w:rsidR="00E31D5A" w:rsidDel="009A104B">
          <w:rPr>
            <w:rStyle w:val="md-plain"/>
            <w:rFonts w:asciiTheme="minorHAnsi" w:hAnsiTheme="minorHAnsi" w:cstheme="minorHAnsi"/>
            <w:b/>
            <w:bCs/>
            <w:color w:val="333333"/>
            <w:sz w:val="22"/>
            <w:szCs w:val="22"/>
          </w:rPr>
          <w:delText xml:space="preserve"> </w:delText>
        </w:r>
      </w:del>
      <w:r w:rsidRPr="00390A5C">
        <w:rPr>
          <w:rStyle w:val="md-plain"/>
          <w:rFonts w:asciiTheme="minorHAnsi" w:hAnsiTheme="minorHAnsi" w:cstheme="minorHAnsi"/>
          <w:b/>
          <w:bCs/>
          <w:color w:val="333333"/>
          <w:sz w:val="22"/>
          <w:szCs w:val="22"/>
        </w:rPr>
        <w:t>1</w:t>
      </w:r>
      <w:r w:rsidRPr="003C5829">
        <w:rPr>
          <w:rStyle w:val="md-plain"/>
          <w:rFonts w:asciiTheme="minorHAnsi" w:hAnsiTheme="minorHAnsi" w:cstheme="minorHAnsi"/>
          <w:color w:val="333333"/>
          <w:sz w:val="22"/>
          <w:szCs w:val="22"/>
        </w:rPr>
        <w:t xml:space="preserve">: Select </w:t>
      </w:r>
      <w:ins w:id="215" w:author="Xu Jia" w:date="2022-04-07T21:44:00Z">
        <w:r w:rsidR="005E5566">
          <w:rPr>
            <w:rStyle w:val="md-plain"/>
            <w:rFonts w:asciiTheme="minorHAnsi" w:hAnsiTheme="minorHAnsi" w:cstheme="minorHAnsi"/>
            <w:color w:val="333333"/>
            <w:sz w:val="22"/>
            <w:szCs w:val="22"/>
          </w:rPr>
          <w:t>your</w:t>
        </w:r>
      </w:ins>
      <w:del w:id="216" w:author="Xu Jia" w:date="2022-04-07T21:44:00Z">
        <w:r w:rsidRPr="003C5829" w:rsidDel="005E5566">
          <w:rPr>
            <w:rStyle w:val="md-plain"/>
            <w:rFonts w:asciiTheme="minorHAnsi" w:hAnsiTheme="minorHAnsi" w:cstheme="minorHAnsi"/>
            <w:color w:val="333333"/>
            <w:sz w:val="22"/>
            <w:szCs w:val="22"/>
          </w:rPr>
          <w:delText>the</w:delText>
        </w:r>
      </w:del>
      <w:r w:rsidRPr="003C5829">
        <w:rPr>
          <w:rStyle w:val="md-plain"/>
          <w:rFonts w:asciiTheme="minorHAnsi" w:hAnsiTheme="minorHAnsi" w:cstheme="minorHAnsi"/>
          <w:color w:val="333333"/>
          <w:sz w:val="22"/>
          <w:szCs w:val="22"/>
        </w:rPr>
        <w:t xml:space="preserve"> project in the top </w:t>
      </w:r>
      <w:r w:rsidR="00806B9D" w:rsidRPr="003C5829">
        <w:rPr>
          <w:rStyle w:val="md-plain"/>
          <w:rFonts w:asciiTheme="minorHAnsi" w:hAnsiTheme="minorHAnsi" w:cstheme="minorHAnsi"/>
          <w:color w:val="333333"/>
          <w:sz w:val="22"/>
          <w:szCs w:val="22"/>
        </w:rPr>
        <w:t>drop</w:t>
      </w:r>
      <w:r w:rsidR="00806B9D">
        <w:rPr>
          <w:rStyle w:val="md-plain"/>
          <w:rFonts w:asciiTheme="minorHAnsi" w:hAnsiTheme="minorHAnsi" w:cstheme="minorHAnsi"/>
          <w:color w:val="333333"/>
          <w:sz w:val="22"/>
          <w:szCs w:val="22"/>
        </w:rPr>
        <w:t>-down</w:t>
      </w:r>
      <w:r w:rsidRPr="003C5829">
        <w:rPr>
          <w:rStyle w:val="md-plain"/>
          <w:rFonts w:asciiTheme="minorHAnsi" w:hAnsiTheme="minorHAnsi" w:cstheme="minorHAnsi"/>
          <w:color w:val="333333"/>
          <w:sz w:val="22"/>
          <w:szCs w:val="22"/>
        </w:rPr>
        <w:t xml:space="preserve"> menu. </w:t>
      </w:r>
      <w:ins w:id="217" w:author="Xu Jia" w:date="2022-04-07T21:44:00Z">
        <w:r w:rsidR="005E5566">
          <w:rPr>
            <w:rStyle w:val="md-plain"/>
            <w:rFonts w:asciiTheme="minorHAnsi" w:hAnsiTheme="minorHAnsi" w:cstheme="minorHAnsi"/>
            <w:color w:val="333333"/>
            <w:sz w:val="22"/>
            <w:szCs w:val="22"/>
          </w:rPr>
          <w:t xml:space="preserve">If </w:t>
        </w:r>
      </w:ins>
      <w:ins w:id="218" w:author="Xu Jia" w:date="2022-04-07T21:47:00Z">
        <w:r w:rsidR="005E5566">
          <w:rPr>
            <w:rStyle w:val="md-plain"/>
            <w:rFonts w:asciiTheme="minorHAnsi" w:hAnsiTheme="minorHAnsi" w:cstheme="minorHAnsi"/>
            <w:color w:val="333333"/>
            <w:sz w:val="22"/>
            <w:szCs w:val="22"/>
          </w:rPr>
          <w:t xml:space="preserve">you don’t have a project yet, </w:t>
        </w:r>
        <w:bookmarkStart w:id="219" w:name="_Hlk100307803"/>
        <w:r w:rsidR="005E5566">
          <w:rPr>
            <w:rStyle w:val="md-plain"/>
            <w:rFonts w:asciiTheme="minorHAnsi" w:hAnsiTheme="minorHAnsi" w:cstheme="minorHAnsi"/>
            <w:color w:val="333333"/>
            <w:sz w:val="22"/>
            <w:szCs w:val="22"/>
          </w:rPr>
          <w:t xml:space="preserve">please </w:t>
        </w:r>
        <w:r w:rsidR="005E5566" w:rsidRPr="004B544D">
          <w:rPr>
            <w:rStyle w:val="md-plain"/>
            <w:rFonts w:asciiTheme="minorHAnsi" w:hAnsiTheme="minorHAnsi" w:cstheme="minorHAnsi"/>
            <w:color w:val="333333"/>
            <w:sz w:val="22"/>
            <w:szCs w:val="22"/>
          </w:rPr>
          <w:t>create a new project</w:t>
        </w:r>
      </w:ins>
      <w:ins w:id="220" w:author="Liu yuancheng" w:date="2022-04-08T10:55:00Z">
        <w:r w:rsidR="001D1A92" w:rsidRPr="004B544D">
          <w:rPr>
            <w:rStyle w:val="md-plain"/>
            <w:rFonts w:asciiTheme="minorHAnsi" w:hAnsiTheme="minorHAnsi" w:cstheme="minorHAnsi"/>
            <w:color w:val="333333"/>
            <w:sz w:val="22"/>
            <w:szCs w:val="22"/>
          </w:rPr>
          <w:t xml:space="preserve"> or contact NCL-support (</w:t>
        </w:r>
        <w:r w:rsidR="001D1A92" w:rsidRPr="004B544D">
          <w:rPr>
            <w:rFonts w:asciiTheme="minorHAnsi" w:hAnsiTheme="minorHAnsi" w:cstheme="minorHAnsi"/>
            <w:color w:val="2B579A"/>
            <w:sz w:val="22"/>
            <w:szCs w:val="22"/>
            <w:shd w:val="clear" w:color="auto" w:fill="E6E6E6"/>
            <w:rPrChange w:id="221" w:author="Liu yuancheng" w:date="2022-04-08T10:56:00Z">
              <w:rPr>
                <w:color w:val="2B579A"/>
                <w:shd w:val="clear" w:color="auto" w:fill="E6E6E6"/>
              </w:rPr>
            </w:rPrChange>
          </w:rPr>
          <w:fldChar w:fldCharType="begin"/>
        </w:r>
        <w:r w:rsidR="001D1A92" w:rsidRPr="004B544D">
          <w:rPr>
            <w:rFonts w:asciiTheme="minorHAnsi" w:hAnsiTheme="minorHAnsi" w:cstheme="minorHAnsi"/>
            <w:color w:val="2B579A"/>
            <w:sz w:val="22"/>
            <w:szCs w:val="22"/>
            <w:shd w:val="clear" w:color="auto" w:fill="E6E6E6"/>
            <w:rPrChange w:id="222" w:author="Liu yuancheng" w:date="2022-04-08T10:56:00Z">
              <w:rPr>
                <w:color w:val="2B579A"/>
                <w:shd w:val="clear" w:color="auto" w:fill="E6E6E6"/>
              </w:rPr>
            </w:rPrChange>
          </w:rPr>
          <w:instrText xml:space="preserve"> HYPERLINK "mailto:support@ncl.sg" </w:instrText>
        </w:r>
        <w:r w:rsidR="001D1A92" w:rsidRPr="004B544D">
          <w:rPr>
            <w:rFonts w:asciiTheme="minorHAnsi" w:hAnsiTheme="minorHAnsi" w:cstheme="minorHAnsi"/>
            <w:color w:val="2B579A"/>
            <w:sz w:val="22"/>
            <w:szCs w:val="22"/>
            <w:shd w:val="clear" w:color="auto" w:fill="E6E6E6"/>
            <w:rPrChange w:id="223" w:author="Liu yuancheng" w:date="2022-04-08T10:56:00Z">
              <w:rPr>
                <w:rStyle w:val="Hyperlink"/>
              </w:rPr>
            </w:rPrChange>
          </w:rPr>
          <w:fldChar w:fldCharType="separate"/>
        </w:r>
        <w:r w:rsidR="001D1A92" w:rsidRPr="004B544D">
          <w:rPr>
            <w:rStyle w:val="Hyperlink"/>
            <w:rFonts w:asciiTheme="minorHAnsi" w:hAnsiTheme="minorHAnsi" w:cstheme="minorHAnsi"/>
            <w:sz w:val="22"/>
            <w:szCs w:val="22"/>
            <w:rPrChange w:id="224" w:author="Liu yuancheng" w:date="2022-04-08T10:56:00Z">
              <w:rPr>
                <w:rStyle w:val="Hyperlink"/>
              </w:rPr>
            </w:rPrChange>
          </w:rPr>
          <w:t>support@ncl.sg</w:t>
        </w:r>
        <w:r w:rsidR="001D1A92" w:rsidRPr="004B544D">
          <w:rPr>
            <w:rStyle w:val="Hyperlink"/>
            <w:rFonts w:asciiTheme="minorHAnsi" w:hAnsiTheme="minorHAnsi" w:cstheme="minorHAnsi"/>
            <w:sz w:val="22"/>
            <w:szCs w:val="22"/>
            <w:rPrChange w:id="225" w:author="Liu yuancheng" w:date="2022-04-08T10:56:00Z">
              <w:rPr>
                <w:rStyle w:val="Hyperlink"/>
              </w:rPr>
            </w:rPrChange>
          </w:rPr>
          <w:fldChar w:fldCharType="end"/>
        </w:r>
        <w:r w:rsidR="001D1A92">
          <w:rPr>
            <w:rStyle w:val="md-plain"/>
            <w:rFonts w:asciiTheme="minorHAnsi" w:hAnsiTheme="minorHAnsi" w:cstheme="minorHAnsi"/>
            <w:color w:val="333333"/>
            <w:sz w:val="22"/>
            <w:szCs w:val="22"/>
          </w:rPr>
          <w:t>).</w:t>
        </w:r>
      </w:ins>
      <w:ins w:id="226" w:author="Xu Jia" w:date="2022-04-07T21:47:00Z">
        <w:del w:id="227" w:author="Liu yuancheng" w:date="2022-04-08T10:55:00Z">
          <w:r w:rsidR="005E5566" w:rsidDel="001D1A92">
            <w:rPr>
              <w:rStyle w:val="md-plain"/>
              <w:rFonts w:asciiTheme="minorHAnsi" w:hAnsiTheme="minorHAnsi" w:cstheme="minorHAnsi"/>
              <w:color w:val="333333"/>
              <w:sz w:val="22"/>
              <w:szCs w:val="22"/>
            </w:rPr>
            <w:delText xml:space="preserve"> following the </w:delText>
          </w:r>
        </w:del>
        <w:del w:id="228" w:author="Liu yuancheng" w:date="2022-04-07T23:04:00Z">
          <w:r w:rsidR="005E5566" w:rsidDel="00E2547D">
            <w:rPr>
              <w:rStyle w:val="md-plain"/>
              <w:rFonts w:asciiTheme="minorHAnsi" w:hAnsiTheme="minorHAnsi" w:cstheme="minorHAnsi"/>
              <w:color w:val="333333"/>
              <w:sz w:val="22"/>
              <w:szCs w:val="22"/>
            </w:rPr>
            <w:delText>methond</w:delText>
          </w:r>
        </w:del>
        <w:del w:id="229" w:author="Liu yuancheng" w:date="2022-04-08T10:55:00Z">
          <w:r w:rsidR="005E5566" w:rsidDel="001D1A92">
            <w:rPr>
              <w:rStyle w:val="md-plain"/>
              <w:rFonts w:asciiTheme="minorHAnsi" w:hAnsiTheme="minorHAnsi" w:cstheme="minorHAnsi"/>
              <w:color w:val="333333"/>
              <w:sz w:val="22"/>
              <w:szCs w:val="22"/>
            </w:rPr>
            <w:delText xml:space="preserve"> in TODO</w:delText>
          </w:r>
          <w:r w:rsidR="00025B58" w:rsidDel="001D1A92">
            <w:rPr>
              <w:rStyle w:val="md-plain"/>
              <w:rFonts w:asciiTheme="minorHAnsi" w:hAnsiTheme="minorHAnsi" w:cstheme="minorHAnsi"/>
              <w:color w:val="333333"/>
              <w:sz w:val="22"/>
              <w:szCs w:val="22"/>
            </w:rPr>
            <w:delText>.</w:delText>
          </w:r>
        </w:del>
      </w:ins>
    </w:p>
    <w:bookmarkEnd w:id="219"/>
    <w:p w14:paraId="5C306E9F" w14:textId="46148CB2" w:rsidR="003C5829" w:rsidRPr="003C5829" w:rsidRDefault="003C5829" w:rsidP="55CE8438">
      <w:pPr>
        <w:pStyle w:val="md-end-block"/>
        <w:jc w:val="both"/>
        <w:rPr>
          <w:rFonts w:asciiTheme="minorHAnsi" w:hAnsiTheme="minorHAnsi" w:cstheme="minorBidi"/>
          <w:color w:val="333333"/>
          <w:sz w:val="22"/>
          <w:szCs w:val="22"/>
        </w:rPr>
      </w:pPr>
      <w:r w:rsidRPr="55CE8438">
        <w:rPr>
          <w:rStyle w:val="md-plain"/>
          <w:rFonts w:asciiTheme="minorHAnsi" w:hAnsiTheme="minorHAnsi" w:cstheme="minorBidi"/>
          <w:b/>
          <w:bCs/>
          <w:color w:val="333333"/>
          <w:sz w:val="22"/>
          <w:szCs w:val="22"/>
        </w:rPr>
        <w:t>Step</w:t>
      </w:r>
      <w:ins w:id="230" w:author="Liu yuancheng" w:date="2022-04-08T10:52:00Z">
        <w:r w:rsidR="009A104B" w:rsidRPr="55CE8438">
          <w:rPr>
            <w:rStyle w:val="md-plain"/>
            <w:rFonts w:asciiTheme="minorHAnsi" w:hAnsiTheme="minorHAnsi" w:cstheme="minorBidi"/>
            <w:b/>
            <w:bCs/>
            <w:color w:val="333333"/>
            <w:sz w:val="22"/>
            <w:szCs w:val="22"/>
          </w:rPr>
          <w:t>_</w:t>
        </w:r>
      </w:ins>
      <w:del w:id="231" w:author="Liu yuancheng" w:date="2022-04-08T10:52:00Z">
        <w:r w:rsidRPr="55CE8438" w:rsidDel="00E31D5A">
          <w:rPr>
            <w:rStyle w:val="md-plain"/>
            <w:rFonts w:asciiTheme="minorHAnsi" w:hAnsiTheme="minorHAnsi" w:cstheme="minorBidi"/>
            <w:b/>
            <w:bCs/>
            <w:color w:val="333333"/>
            <w:sz w:val="22"/>
            <w:szCs w:val="22"/>
          </w:rPr>
          <w:delText xml:space="preserve"> </w:delText>
        </w:r>
      </w:del>
      <w:r w:rsidRPr="55CE8438">
        <w:rPr>
          <w:rStyle w:val="md-plain"/>
          <w:rFonts w:asciiTheme="minorHAnsi" w:hAnsiTheme="minorHAnsi" w:cstheme="minorBidi"/>
          <w:b/>
          <w:bCs/>
          <w:color w:val="333333"/>
          <w:sz w:val="22"/>
          <w:szCs w:val="22"/>
        </w:rPr>
        <w:t>2</w:t>
      </w:r>
      <w:r w:rsidRPr="55CE8438">
        <w:rPr>
          <w:rStyle w:val="md-plain"/>
          <w:rFonts w:asciiTheme="minorHAnsi" w:hAnsiTheme="minorHAnsi" w:cstheme="minorBidi"/>
          <w:color w:val="333333"/>
          <w:sz w:val="22"/>
          <w:szCs w:val="22"/>
        </w:rPr>
        <w:t xml:space="preserve">: In the left side </w:t>
      </w:r>
      <w:del w:id="232" w:author="Xu Jia" w:date="2022-04-07T21:47:00Z">
        <w:r w:rsidRPr="55CE8438" w:rsidDel="003C5829">
          <w:rPr>
            <w:rStyle w:val="md-plain"/>
            <w:rFonts w:asciiTheme="minorHAnsi" w:hAnsiTheme="minorHAnsi" w:cstheme="minorBidi"/>
            <w:color w:val="333333"/>
            <w:sz w:val="22"/>
            <w:szCs w:val="22"/>
          </w:rPr>
          <w:delText xml:space="preserve">guidance </w:delText>
        </w:r>
      </w:del>
      <w:ins w:id="233" w:author="Xu Jia" w:date="2022-04-07T21:47:00Z">
        <w:r w:rsidR="00025B58" w:rsidRPr="55CE8438">
          <w:rPr>
            <w:rStyle w:val="md-plain"/>
            <w:rFonts w:asciiTheme="minorHAnsi" w:hAnsiTheme="minorHAnsi" w:cstheme="minorBidi"/>
            <w:color w:val="333333"/>
            <w:sz w:val="22"/>
            <w:szCs w:val="22"/>
          </w:rPr>
          <w:t>navigation panel</w:t>
        </w:r>
      </w:ins>
      <w:del w:id="234" w:author="Xu Jia" w:date="2022-04-07T21:47:00Z">
        <w:r w:rsidRPr="55CE8438" w:rsidDel="003C5829">
          <w:rPr>
            <w:rStyle w:val="md-plain"/>
            <w:rFonts w:asciiTheme="minorHAnsi" w:hAnsiTheme="minorHAnsi" w:cstheme="minorBidi"/>
            <w:color w:val="333333"/>
            <w:sz w:val="22"/>
            <w:szCs w:val="22"/>
          </w:rPr>
          <w:delText>menu</w:delText>
        </w:r>
      </w:del>
      <w:r w:rsidRPr="55CE8438">
        <w:rPr>
          <w:rStyle w:val="md-plain"/>
          <w:rFonts w:asciiTheme="minorHAnsi" w:hAnsiTheme="minorHAnsi" w:cstheme="minorBidi"/>
          <w:color w:val="333333"/>
          <w:sz w:val="22"/>
          <w:szCs w:val="22"/>
        </w:rPr>
        <w:t xml:space="preserve">, select </w:t>
      </w:r>
      <w:r w:rsidRPr="55CE8438">
        <w:rPr>
          <w:rStyle w:val="HTMLCode"/>
          <w:rFonts w:asciiTheme="minorHAnsi" w:hAnsiTheme="minorHAnsi" w:cstheme="minorBidi"/>
          <w:color w:val="333333"/>
          <w:sz w:val="22"/>
          <w:szCs w:val="22"/>
          <w:bdr w:val="single" w:sz="6" w:space="0" w:color="E7EAED" w:frame="1"/>
          <w:shd w:val="clear" w:color="auto" w:fill="F3F4F4"/>
        </w:rPr>
        <w:t>Project</w:t>
      </w:r>
      <w:r w:rsidRPr="55CE8438">
        <w:rPr>
          <w:rStyle w:val="md-plain"/>
          <w:rFonts w:asciiTheme="minorHAnsi" w:hAnsiTheme="minorHAnsi" w:cstheme="minorBidi"/>
          <w:color w:val="333333"/>
          <w:sz w:val="22"/>
          <w:szCs w:val="22"/>
        </w:rPr>
        <w:t xml:space="preserve"> =&gt; </w:t>
      </w:r>
      <w:r w:rsidRPr="55CE8438">
        <w:rPr>
          <w:rStyle w:val="HTMLCode"/>
          <w:rFonts w:asciiTheme="minorHAnsi" w:hAnsiTheme="minorHAnsi" w:cstheme="minorBidi"/>
          <w:color w:val="333333"/>
          <w:sz w:val="22"/>
          <w:szCs w:val="22"/>
          <w:bdr w:val="single" w:sz="6" w:space="0" w:color="E7EAED" w:frame="1"/>
          <w:shd w:val="clear" w:color="auto" w:fill="F3F4F4"/>
        </w:rPr>
        <w:t>Compute</w:t>
      </w:r>
      <w:r w:rsidRPr="55CE8438">
        <w:rPr>
          <w:rStyle w:val="md-plain"/>
          <w:rFonts w:asciiTheme="minorHAnsi" w:hAnsiTheme="minorHAnsi" w:cstheme="minorBidi"/>
          <w:color w:val="333333"/>
          <w:sz w:val="22"/>
          <w:szCs w:val="22"/>
        </w:rPr>
        <w:t xml:space="preserve"> =&gt; </w:t>
      </w:r>
      <w:r w:rsidRPr="55CE8438">
        <w:rPr>
          <w:rStyle w:val="HTMLCode"/>
          <w:rFonts w:asciiTheme="minorHAnsi" w:hAnsiTheme="minorHAnsi" w:cstheme="minorBidi"/>
          <w:color w:val="333333"/>
          <w:sz w:val="22"/>
          <w:szCs w:val="22"/>
          <w:bdr w:val="single" w:sz="6" w:space="0" w:color="E7EAED" w:frame="1"/>
          <w:shd w:val="clear" w:color="auto" w:fill="F3F4F4"/>
        </w:rPr>
        <w:t>Instance</w:t>
      </w:r>
      <w:ins w:id="235" w:author="Xu Jia" w:date="2022-04-07T21:48:00Z">
        <w:r w:rsidR="00025B58" w:rsidRPr="55CE8438">
          <w:rPr>
            <w:rStyle w:val="HTMLCode"/>
            <w:rFonts w:asciiTheme="minorHAnsi" w:hAnsiTheme="minorHAnsi" w:cstheme="minorBidi"/>
            <w:color w:val="333333"/>
            <w:sz w:val="22"/>
            <w:szCs w:val="22"/>
          </w:rPr>
          <w:t>s</w:t>
        </w:r>
      </w:ins>
      <w:r w:rsidRPr="55CE8438">
        <w:rPr>
          <w:rStyle w:val="md-plain"/>
          <w:rFonts w:asciiTheme="minorHAnsi" w:hAnsiTheme="minorHAnsi" w:cstheme="minorBidi"/>
          <w:color w:val="333333"/>
          <w:sz w:val="22"/>
          <w:szCs w:val="22"/>
        </w:rPr>
        <w:t xml:space="preserve"> to</w:t>
      </w:r>
      <w:ins w:id="236" w:author="Florentiana Yuwono" w:date="2022-06-29T08:27:00Z">
        <w:r w:rsidRPr="55CE8438">
          <w:rPr>
            <w:rStyle w:val="md-plain"/>
            <w:rFonts w:asciiTheme="minorHAnsi" w:hAnsiTheme="minorHAnsi" w:cstheme="minorBidi"/>
            <w:color w:val="333333"/>
            <w:sz w:val="22"/>
            <w:szCs w:val="22"/>
          </w:rPr>
          <w:t xml:space="preserve"> view the</w:t>
        </w:r>
      </w:ins>
      <w:r w:rsidRPr="55CE8438">
        <w:rPr>
          <w:rStyle w:val="md-plain"/>
          <w:rFonts w:asciiTheme="minorHAnsi" w:hAnsiTheme="minorHAnsi" w:cstheme="minorBidi"/>
          <w:color w:val="333333"/>
          <w:sz w:val="22"/>
          <w:szCs w:val="22"/>
        </w:rPr>
        <w:t xml:space="preserve"> instance management page.</w:t>
      </w:r>
    </w:p>
    <w:p w14:paraId="7F3B9B79" w14:textId="3A93047C" w:rsidR="00140F79" w:rsidRPr="003C5829" w:rsidRDefault="003C5829" w:rsidP="55CE8438">
      <w:pPr>
        <w:pStyle w:val="md-end-block"/>
        <w:jc w:val="both"/>
        <w:rPr>
          <w:rFonts w:asciiTheme="minorHAnsi" w:hAnsiTheme="minorHAnsi" w:cstheme="minorBidi"/>
          <w:color w:val="333333"/>
          <w:sz w:val="22"/>
          <w:szCs w:val="22"/>
        </w:rPr>
      </w:pPr>
      <w:r w:rsidRPr="55CE8438">
        <w:rPr>
          <w:rStyle w:val="md-plain"/>
          <w:rFonts w:asciiTheme="minorHAnsi" w:hAnsiTheme="minorHAnsi" w:cstheme="minorBidi"/>
          <w:b/>
          <w:bCs/>
          <w:color w:val="333333"/>
          <w:sz w:val="22"/>
          <w:szCs w:val="22"/>
        </w:rPr>
        <w:t>Step</w:t>
      </w:r>
      <w:ins w:id="237" w:author="Liu yuancheng" w:date="2022-04-08T10:52:00Z">
        <w:r w:rsidR="009A104B" w:rsidRPr="55CE8438">
          <w:rPr>
            <w:rStyle w:val="md-plain"/>
            <w:rFonts w:asciiTheme="minorHAnsi" w:hAnsiTheme="minorHAnsi" w:cstheme="minorBidi"/>
            <w:b/>
            <w:bCs/>
            <w:color w:val="333333"/>
            <w:sz w:val="22"/>
            <w:szCs w:val="22"/>
          </w:rPr>
          <w:t>_</w:t>
        </w:r>
      </w:ins>
      <w:del w:id="238" w:author="Liu yuancheng" w:date="2022-04-08T10:52:00Z">
        <w:r w:rsidRPr="55CE8438" w:rsidDel="00E31D5A">
          <w:rPr>
            <w:rStyle w:val="md-plain"/>
            <w:rFonts w:asciiTheme="minorHAnsi" w:hAnsiTheme="minorHAnsi" w:cstheme="minorBidi"/>
            <w:b/>
            <w:bCs/>
            <w:color w:val="333333"/>
            <w:sz w:val="22"/>
            <w:szCs w:val="22"/>
          </w:rPr>
          <w:delText xml:space="preserve"> </w:delText>
        </w:r>
      </w:del>
      <w:r w:rsidRPr="55CE8438">
        <w:rPr>
          <w:rStyle w:val="md-plain"/>
          <w:rFonts w:asciiTheme="minorHAnsi" w:hAnsiTheme="minorHAnsi" w:cstheme="minorBidi"/>
          <w:b/>
          <w:bCs/>
          <w:color w:val="333333"/>
          <w:sz w:val="22"/>
          <w:szCs w:val="22"/>
        </w:rPr>
        <w:t>3</w:t>
      </w:r>
      <w:r w:rsidRPr="55CE8438">
        <w:rPr>
          <w:rStyle w:val="md-plain"/>
          <w:rFonts w:asciiTheme="minorHAnsi" w:hAnsiTheme="minorHAnsi" w:cstheme="minorBidi"/>
          <w:color w:val="333333"/>
          <w:sz w:val="22"/>
          <w:szCs w:val="22"/>
        </w:rPr>
        <w:t>: In the instance management page</w:t>
      </w:r>
      <w:ins w:id="239" w:author="Florentiana Yuwono" w:date="2022-06-29T08:27:00Z">
        <w:r w:rsidRPr="55CE8438">
          <w:rPr>
            <w:rStyle w:val="md-plain"/>
            <w:rFonts w:asciiTheme="minorHAnsi" w:hAnsiTheme="minorHAnsi" w:cstheme="minorBidi"/>
            <w:color w:val="333333"/>
            <w:sz w:val="22"/>
            <w:szCs w:val="22"/>
          </w:rPr>
          <w:t>,</w:t>
        </w:r>
      </w:ins>
      <w:r w:rsidRPr="55CE8438">
        <w:rPr>
          <w:rStyle w:val="md-plain"/>
          <w:rFonts w:asciiTheme="minorHAnsi" w:hAnsiTheme="minorHAnsi" w:cstheme="minorBidi"/>
          <w:color w:val="333333"/>
          <w:sz w:val="22"/>
          <w:szCs w:val="22"/>
        </w:rPr>
        <w:t xml:space="preserve"> select </w:t>
      </w:r>
      <w:r w:rsidRPr="55CE8438">
        <w:rPr>
          <w:rStyle w:val="HTMLCode"/>
          <w:rFonts w:asciiTheme="minorHAnsi" w:hAnsiTheme="minorHAnsi" w:cstheme="minorBidi"/>
          <w:color w:val="333333"/>
          <w:sz w:val="22"/>
          <w:szCs w:val="22"/>
          <w:bdr w:val="single" w:sz="6" w:space="0" w:color="E7EAED" w:frame="1"/>
          <w:shd w:val="clear" w:color="auto" w:fill="F3F4F4"/>
        </w:rPr>
        <w:t>launch Instance</w:t>
      </w:r>
      <w:r w:rsidRPr="55CE8438">
        <w:rPr>
          <w:rStyle w:val="md-plain"/>
          <w:rFonts w:asciiTheme="minorHAnsi" w:hAnsiTheme="minorHAnsi" w:cstheme="minorBidi"/>
          <w:color w:val="333333"/>
          <w:sz w:val="22"/>
          <w:szCs w:val="22"/>
        </w:rPr>
        <w:t xml:space="preserve"> button. </w:t>
      </w:r>
    </w:p>
    <w:p w14:paraId="65E6B74E" w14:textId="166C9892" w:rsidR="002149F5" w:rsidRDefault="00745827">
      <w:r>
        <w:rPr>
          <w:noProof/>
          <w:color w:val="2B579A"/>
          <w:shd w:val="clear" w:color="auto" w:fill="E6E6E6"/>
        </w:rPr>
        <w:drawing>
          <wp:inline distT="0" distB="0" distL="0" distR="0" wp14:anchorId="3D634C66" wp14:editId="6F2C283A">
            <wp:extent cx="5731510" cy="2826385"/>
            <wp:effectExtent l="0" t="0" r="254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26385"/>
                    </a:xfrm>
                    <a:prstGeom prst="rect">
                      <a:avLst/>
                    </a:prstGeom>
                    <a:noFill/>
                    <a:ln>
                      <a:noFill/>
                    </a:ln>
                  </pic:spPr>
                </pic:pic>
              </a:graphicData>
            </a:graphic>
          </wp:inline>
        </w:drawing>
      </w:r>
    </w:p>
    <w:p w14:paraId="78A056AC" w14:textId="41B00866" w:rsidR="002149F5" w:rsidRDefault="002149F5"/>
    <w:p w14:paraId="2023FB99" w14:textId="5D6F5796" w:rsidR="00B80CFC" w:rsidRPr="003D364B" w:rsidRDefault="00B80CFC" w:rsidP="003D364B">
      <w:pPr>
        <w:pStyle w:val="Heading3"/>
        <w:rPr>
          <w:rStyle w:val="md-plain"/>
          <w:color w:val="auto"/>
        </w:rPr>
      </w:pPr>
      <w:bookmarkStart w:id="240" w:name="_Toc100267654"/>
      <w:r w:rsidRPr="003D364B">
        <w:rPr>
          <w:color w:val="auto"/>
        </w:rPr>
        <w:t xml:space="preserve">2.2.2 </w:t>
      </w:r>
      <w:r w:rsidRPr="003D364B">
        <w:rPr>
          <w:rStyle w:val="md-plain"/>
          <w:color w:val="auto"/>
        </w:rPr>
        <w:t xml:space="preserve">Create </w:t>
      </w:r>
      <w:r w:rsidR="00A97592" w:rsidRPr="003D364B">
        <w:rPr>
          <w:rStyle w:val="md-plain"/>
          <w:color w:val="auto"/>
        </w:rPr>
        <w:t xml:space="preserve">an </w:t>
      </w:r>
      <w:r w:rsidRPr="003D364B">
        <w:rPr>
          <w:rStyle w:val="md-plain"/>
          <w:color w:val="auto"/>
        </w:rPr>
        <w:t xml:space="preserve">Instance with Windows-VM </w:t>
      </w:r>
      <w:r w:rsidR="00A97592" w:rsidRPr="003D364B">
        <w:rPr>
          <w:rStyle w:val="md-plain"/>
          <w:color w:val="auto"/>
        </w:rPr>
        <w:t>I</w:t>
      </w:r>
      <w:r w:rsidRPr="003D364B">
        <w:rPr>
          <w:rStyle w:val="md-plain"/>
          <w:color w:val="auto"/>
        </w:rPr>
        <w:t>mage</w:t>
      </w:r>
      <w:bookmarkEnd w:id="240"/>
    </w:p>
    <w:p w14:paraId="137FF268" w14:textId="77777777" w:rsidR="00BD1B42" w:rsidRPr="00BD1B42" w:rsidRDefault="00BD1B42" w:rsidP="00BD1B42">
      <w:pPr>
        <w:spacing w:after="0"/>
      </w:pPr>
    </w:p>
    <w:p w14:paraId="1CC3E97E" w14:textId="49F77231" w:rsidR="00F80149" w:rsidRPr="00BD1B42" w:rsidRDefault="00C9798F" w:rsidP="55CE8438">
      <w:pPr>
        <w:jc w:val="both"/>
      </w:pPr>
      <w:r w:rsidRPr="55CE8438">
        <w:rPr>
          <w:color w:val="333333"/>
          <w:shd w:val="clear" w:color="auto" w:fill="FFFFFF"/>
        </w:rPr>
        <w:t>After the instance configuration</w:t>
      </w:r>
      <w:r w:rsidR="00BD1B42" w:rsidRPr="55CE8438">
        <w:rPr>
          <w:color w:val="333333"/>
          <w:shd w:val="clear" w:color="auto" w:fill="FFFFFF"/>
        </w:rPr>
        <w:t xml:space="preserve"> dialog </w:t>
      </w:r>
      <w:r w:rsidRPr="55CE8438">
        <w:rPr>
          <w:color w:val="333333"/>
          <w:shd w:val="clear" w:color="auto" w:fill="FFFFFF"/>
        </w:rPr>
        <w:t xml:space="preserve">pop-up, config the instance </w:t>
      </w:r>
      <w:r w:rsidR="003D364B" w:rsidRPr="55CE8438">
        <w:rPr>
          <w:color w:val="333333"/>
          <w:shd w:val="clear" w:color="auto" w:fill="FFFFFF"/>
        </w:rPr>
        <w:t xml:space="preserve">with </w:t>
      </w:r>
      <w:ins w:id="241" w:author="Florentiana Yuwono" w:date="2022-06-29T08:28:00Z">
        <w:r w:rsidR="003D364B" w:rsidRPr="55CE8438">
          <w:rPr>
            <w:color w:val="333333"/>
            <w:shd w:val="clear" w:color="auto" w:fill="FFFFFF"/>
          </w:rPr>
          <w:t>the</w:t>
        </w:r>
      </w:ins>
      <w:del w:id="242" w:author="Florentiana Yuwono" w:date="2022-06-29T08:28:00Z">
        <w:r w:rsidRPr="55CE8438" w:rsidDel="00C9798F">
          <w:rPr>
            <w:color w:val="333333"/>
          </w:rPr>
          <w:delText>below</w:delText>
        </w:r>
      </w:del>
      <w:r w:rsidRPr="55CE8438">
        <w:rPr>
          <w:color w:val="333333"/>
          <w:shd w:val="clear" w:color="auto" w:fill="FFFFFF"/>
        </w:rPr>
        <w:t xml:space="preserve"> steps</w:t>
      </w:r>
      <w:ins w:id="243" w:author="Florentiana Yuwono" w:date="2022-06-29T08:28:00Z">
        <w:r w:rsidRPr="55CE8438">
          <w:rPr>
            <w:color w:val="333333"/>
            <w:shd w:val="clear" w:color="auto" w:fill="FFFFFF"/>
          </w:rPr>
          <w:t xml:space="preserve"> below</w:t>
        </w:r>
      </w:ins>
      <w:r w:rsidRPr="55CE8438">
        <w:rPr>
          <w:color w:val="333333"/>
          <w:shd w:val="clear" w:color="auto" w:fill="FFFFFF"/>
        </w:rPr>
        <w:t>:</w:t>
      </w:r>
    </w:p>
    <w:p w14:paraId="0D504129" w14:textId="57499448" w:rsidR="00773B04" w:rsidRDefault="00773B04" w:rsidP="003D364B">
      <w:pPr>
        <w:jc w:val="both"/>
      </w:pPr>
      <w:r w:rsidRPr="00693C31">
        <w:rPr>
          <w:b/>
          <w:bCs/>
        </w:rPr>
        <w:t>Step</w:t>
      </w:r>
      <w:ins w:id="244" w:author="Liu yuancheng" w:date="2022-04-08T10:57:00Z">
        <w:r w:rsidR="004B544D">
          <w:rPr>
            <w:b/>
            <w:bCs/>
          </w:rPr>
          <w:t>_</w:t>
        </w:r>
      </w:ins>
      <w:del w:id="245" w:author="Liu yuancheng" w:date="2022-04-08T10:57:00Z">
        <w:r w:rsidRPr="00693C31" w:rsidDel="004B544D">
          <w:rPr>
            <w:b/>
            <w:bCs/>
          </w:rPr>
          <w:delText xml:space="preserve"> </w:delText>
        </w:r>
      </w:del>
      <w:r w:rsidRPr="00693C31">
        <w:rPr>
          <w:b/>
          <w:bCs/>
        </w:rPr>
        <w:t>1</w:t>
      </w:r>
      <w:r>
        <w:t>: Add</w:t>
      </w:r>
      <w:del w:id="246" w:author="Liu yuancheng" w:date="2022-04-08T10:57:00Z">
        <w:r w:rsidDel="0080670B">
          <w:delText>ed</w:delText>
        </w:r>
      </w:del>
      <w:r>
        <w:t xml:space="preserve"> a unique instance name (instance ID) in the </w:t>
      </w:r>
      <w:ins w:id="247" w:author="Xu Jia" w:date="2022-04-07T21:50:00Z">
        <w:r w:rsidR="00025B58">
          <w:t>“</w:t>
        </w:r>
      </w:ins>
      <w:del w:id="248" w:author="Xu Jia" w:date="2022-04-07T21:50:00Z">
        <w:r w:rsidDel="00025B58">
          <w:delText xml:space="preserve">detail </w:delText>
        </w:r>
      </w:del>
      <w:ins w:id="249" w:author="Xu Jia" w:date="2022-04-07T21:50:00Z">
        <w:r w:rsidR="00025B58">
          <w:t xml:space="preserve">Details” </w:t>
        </w:r>
      </w:ins>
      <w:r>
        <w:t>config page (as shown below).</w:t>
      </w:r>
    </w:p>
    <w:p w14:paraId="08DA79AF" w14:textId="77777777" w:rsidR="009562CC" w:rsidRDefault="00773B04" w:rsidP="003D364B">
      <w:pPr>
        <w:jc w:val="both"/>
      </w:pPr>
      <w:r>
        <w:t>Use default setting:</w:t>
      </w:r>
    </w:p>
    <w:p w14:paraId="455B9D1A" w14:textId="72808E8A" w:rsidR="009562CC" w:rsidRDefault="00773B04" w:rsidP="003D364B">
      <w:pPr>
        <w:pStyle w:val="ListParagraph"/>
        <w:numPr>
          <w:ilvl w:val="0"/>
          <w:numId w:val="4"/>
        </w:numPr>
        <w:jc w:val="both"/>
      </w:pPr>
      <w:r>
        <w:t>Availability Zone</w:t>
      </w:r>
      <w:r w:rsidR="00D22031">
        <w:t>:</w:t>
      </w:r>
      <w:r>
        <w:t xml:space="preserve"> </w:t>
      </w:r>
      <w:r w:rsidR="00D22031" w:rsidRPr="00D22031">
        <w:rPr>
          <w:b/>
          <w:bCs/>
        </w:rPr>
        <w:t>nova</w:t>
      </w:r>
      <w:r w:rsidR="00D22031">
        <w:t>.</w:t>
      </w:r>
      <w:r>
        <w:t xml:space="preserve"> </w:t>
      </w:r>
    </w:p>
    <w:p w14:paraId="75878DC6" w14:textId="48E9362C" w:rsidR="002149F5" w:rsidRDefault="00773B04" w:rsidP="003D364B">
      <w:pPr>
        <w:pStyle w:val="ListParagraph"/>
        <w:numPr>
          <w:ilvl w:val="0"/>
          <w:numId w:val="4"/>
        </w:numPr>
        <w:jc w:val="both"/>
      </w:pPr>
      <w:r>
        <w:t>Instance Count</w:t>
      </w:r>
      <w:r w:rsidR="00D22031">
        <w:t>:</w:t>
      </w:r>
      <w:r>
        <w:t xml:space="preserve"> </w:t>
      </w:r>
      <w:r w:rsidRPr="00D22031">
        <w:rPr>
          <w:b/>
          <w:bCs/>
        </w:rPr>
        <w:t>1</w:t>
      </w:r>
      <w:r>
        <w:t>;</w:t>
      </w:r>
    </w:p>
    <w:p w14:paraId="59961E12" w14:textId="2DD363FD" w:rsidR="002149F5" w:rsidRDefault="00494DBF">
      <w:r>
        <w:rPr>
          <w:noProof/>
          <w:color w:val="2B579A"/>
          <w:shd w:val="clear" w:color="auto" w:fill="E6E6E6"/>
        </w:rPr>
        <w:lastRenderedPageBreak/>
        <w:drawing>
          <wp:inline distT="0" distB="0" distL="0" distR="0" wp14:anchorId="4B9D1ED4" wp14:editId="6A5D7012">
            <wp:extent cx="5400000" cy="3247418"/>
            <wp:effectExtent l="19050" t="19050" r="10795" b="1016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00" cy="3247418"/>
                    </a:xfrm>
                    <a:prstGeom prst="rect">
                      <a:avLst/>
                    </a:prstGeom>
                    <a:noFill/>
                    <a:ln w="3175">
                      <a:solidFill>
                        <a:schemeClr val="tx1"/>
                      </a:solidFill>
                    </a:ln>
                  </pic:spPr>
                </pic:pic>
              </a:graphicData>
            </a:graphic>
          </wp:inline>
        </w:drawing>
      </w:r>
    </w:p>
    <w:p w14:paraId="51D08FB0" w14:textId="6EEB3116" w:rsidR="0099006B" w:rsidRDefault="0099006B">
      <w:pPr>
        <w:jc w:val="both"/>
      </w:pPr>
      <w:r w:rsidRPr="55CE8438">
        <w:rPr>
          <w:b/>
          <w:bCs/>
        </w:rPr>
        <w:t>Step</w:t>
      </w:r>
      <w:ins w:id="250" w:author="Liu yuancheng" w:date="2022-04-08T10:57:00Z">
        <w:r w:rsidR="00BC3F0B" w:rsidRPr="55CE8438">
          <w:rPr>
            <w:b/>
            <w:bCs/>
          </w:rPr>
          <w:t>_</w:t>
        </w:r>
      </w:ins>
      <w:del w:id="251" w:author="Liu yuancheng" w:date="2022-04-08T10:57:00Z">
        <w:r w:rsidRPr="55CE8438" w:rsidDel="00FF7F84">
          <w:rPr>
            <w:b/>
            <w:bCs/>
          </w:rPr>
          <w:delText xml:space="preserve"> </w:delText>
        </w:r>
      </w:del>
      <w:r w:rsidRPr="55CE8438">
        <w:rPr>
          <w:b/>
          <w:bCs/>
        </w:rPr>
        <w:t>2</w:t>
      </w:r>
      <w:r w:rsidR="00C75A64">
        <w:t xml:space="preserve">: </w:t>
      </w:r>
      <w:r>
        <w:t xml:space="preserve"> </w:t>
      </w:r>
      <w:ins w:id="252" w:author="Xu Jia" w:date="2022-04-07T21:49:00Z">
        <w:r w:rsidR="00025B58">
          <w:t xml:space="preserve">Click “Next” </w:t>
        </w:r>
      </w:ins>
      <w:ins w:id="253" w:author="Xu Jia" w:date="2022-04-07T21:50:00Z">
        <w:r w:rsidR="00025B58">
          <w:t>then s</w:t>
        </w:r>
      </w:ins>
      <w:del w:id="254" w:author="Xu Jia" w:date="2022-04-07T21:50:00Z">
        <w:r w:rsidDel="0099006B">
          <w:delText>S</w:delText>
        </w:r>
      </w:del>
      <w:r>
        <w:t xml:space="preserve">witch to </w:t>
      </w:r>
      <w:ins w:id="255" w:author="Florentiana Yuwono" w:date="2022-06-29T08:29:00Z">
        <w:r>
          <w:t>the “</w:t>
        </w:r>
      </w:ins>
      <w:del w:id="256" w:author="Florentiana Yuwono" w:date="2022-06-29T08:29:00Z">
        <w:r w:rsidDel="0099006B">
          <w:delText>`</w:delText>
        </w:r>
      </w:del>
      <w:ins w:id="257" w:author="Florentiana Yuwono" w:date="2022-06-29T08:29:00Z">
        <w:r>
          <w:t>S</w:t>
        </w:r>
      </w:ins>
      <w:del w:id="258" w:author="Florentiana Yuwono" w:date="2022-06-29T08:29:00Z">
        <w:r w:rsidRPr="55CE8438" w:rsidDel="0099006B">
          <w:rPr>
            <w:b/>
            <w:bCs/>
          </w:rPr>
          <w:delText>s</w:delText>
        </w:r>
      </w:del>
      <w:r w:rsidRPr="55CE8438">
        <w:rPr>
          <w:b/>
          <w:bCs/>
        </w:rPr>
        <w:t>ource</w:t>
      </w:r>
      <w:ins w:id="259" w:author="Florentiana Yuwono" w:date="2022-06-29T08:29:00Z">
        <w:r w:rsidRPr="55CE8438">
          <w:rPr>
            <w:b/>
            <w:bCs/>
          </w:rPr>
          <w:t>”</w:t>
        </w:r>
      </w:ins>
      <w:del w:id="260" w:author="Florentiana Yuwono" w:date="2022-06-29T08:29:00Z">
        <w:r w:rsidDel="0099006B">
          <w:delText>`</w:delText>
        </w:r>
      </w:del>
      <w:r>
        <w:t xml:space="preserve"> page to select the Image, in the</w:t>
      </w:r>
      <w:r w:rsidR="00FA3313">
        <w:t xml:space="preserve"> public VM-</w:t>
      </w:r>
      <w:r>
        <w:t>image</w:t>
      </w:r>
      <w:commentRangeStart w:id="261"/>
      <w:r w:rsidR="00327F7F">
        <w:t xml:space="preserve"> </w:t>
      </w:r>
      <w:del w:id="262" w:author="Florentiana Yuwono" w:date="2022-06-29T08:32:00Z">
        <w:r w:rsidDel="00327F7F">
          <w:delText>(*qcow2</w:delText>
        </w:r>
        <w:r w:rsidDel="004020F3">
          <w:delText>) available</w:delText>
        </w:r>
      </w:del>
      <w:ins w:id="263" w:author="Florentiana Yuwono" w:date="2022-06-29T08:32:00Z">
        <w:r w:rsidR="004020F3">
          <w:t>-</w:t>
        </w:r>
      </w:ins>
      <w:commentRangeEnd w:id="261"/>
      <w:r>
        <w:rPr>
          <w:rStyle w:val="CommentReference"/>
        </w:rPr>
        <w:commentReference w:id="261"/>
      </w:r>
      <w:r>
        <w:t xml:space="preserve"> </w:t>
      </w:r>
      <w:del w:id="264" w:author="Florentiana Yuwono" w:date="2022-06-29T08:32:00Z">
        <w:r w:rsidDel="0099006B">
          <w:delText>list</w:delText>
        </w:r>
      </w:del>
      <w:ins w:id="265" w:author="Florentiana Yuwono" w:date="2022-06-29T08:32:00Z">
        <w:r>
          <w:t>lists,</w:t>
        </w:r>
      </w:ins>
      <w:r w:rsidR="000473F4">
        <w:t xml:space="preserve"> </w:t>
      </w:r>
      <w:r>
        <w:t xml:space="preserve">select the </w:t>
      </w:r>
      <w:r w:rsidR="00227C28">
        <w:t>W</w:t>
      </w:r>
      <w:r>
        <w:t xml:space="preserve">indows VM image </w:t>
      </w:r>
      <w:r w:rsidR="00F67DAA">
        <w:t xml:space="preserve">you want to use </w:t>
      </w:r>
      <w:r>
        <w:t>(Windows10_Pro_x64) and press the '</w:t>
      </w:r>
      <w:r w:rsidRPr="55CE8438">
        <w:rPr>
          <w:b/>
          <w:bCs/>
        </w:rPr>
        <w:t>up</w:t>
      </w:r>
      <w:r>
        <w:t xml:space="preserve">' arrow button to </w:t>
      </w:r>
      <w:r w:rsidR="00F50F09">
        <w:t>add</w:t>
      </w:r>
      <w:r>
        <w:t xml:space="preserve"> the image to the allocated list. </w:t>
      </w:r>
    </w:p>
    <w:p w14:paraId="21AF9BBB" w14:textId="70DAF8FF" w:rsidR="00494DBF" w:rsidRDefault="0099006B" w:rsidP="0099006B">
      <w:r>
        <w:t>Use default setting</w:t>
      </w:r>
      <w:ins w:id="266" w:author="Florentiana Yuwono" w:date="2022-06-29T08:34:00Z">
        <w:r>
          <w:t xml:space="preserve"> as follow:</w:t>
        </w:r>
      </w:ins>
      <w:del w:id="267" w:author="Florentiana Yuwono" w:date="2022-06-29T08:34:00Z">
        <w:r w:rsidDel="00025B58">
          <w:delText>.</w:delText>
        </w:r>
      </w:del>
      <w:r>
        <w:t xml:space="preserve"> Select Boot Source</w:t>
      </w:r>
      <w:ins w:id="268" w:author="Xu Jia" w:date="2022-04-07T21:52:00Z">
        <w:r w:rsidR="00025B58">
          <w:t>:</w:t>
        </w:r>
      </w:ins>
      <w:r>
        <w:t xml:space="preserve"> `</w:t>
      </w:r>
      <w:r w:rsidRPr="55CE8438">
        <w:rPr>
          <w:b/>
          <w:bCs/>
        </w:rPr>
        <w:t>image</w:t>
      </w:r>
      <w:r>
        <w:t xml:space="preserve">` </w:t>
      </w:r>
      <w:ins w:id="269" w:author="Florentiana Yuwono" w:date="2022-06-29T08:34:00Z">
        <w:r>
          <w:t>and</w:t>
        </w:r>
      </w:ins>
      <w:del w:id="270" w:author="Florentiana Yuwono" w:date="2022-06-29T08:34:00Z">
        <w:r w:rsidDel="0099006B">
          <w:delText>;</w:delText>
        </w:r>
      </w:del>
      <w:r>
        <w:t xml:space="preserve"> Create New Volume</w:t>
      </w:r>
      <w:ins w:id="271" w:author="Xu Jia" w:date="2022-04-07T21:51:00Z">
        <w:r w:rsidR="00025B58">
          <w:t>:</w:t>
        </w:r>
      </w:ins>
      <w:r>
        <w:t xml:space="preserve"> `</w:t>
      </w:r>
      <w:r w:rsidRPr="55CE8438">
        <w:rPr>
          <w:b/>
          <w:bCs/>
        </w:rPr>
        <w:t>No</w:t>
      </w:r>
      <w:r>
        <w:t>`;</w:t>
      </w:r>
    </w:p>
    <w:p w14:paraId="450EAEE4" w14:textId="09E68A07" w:rsidR="00494DBF" w:rsidRDefault="00B162E8">
      <w:r>
        <w:rPr>
          <w:noProof/>
          <w:color w:val="2B579A"/>
          <w:shd w:val="clear" w:color="auto" w:fill="E6E6E6"/>
        </w:rPr>
        <w:drawing>
          <wp:inline distT="0" distB="0" distL="0" distR="0" wp14:anchorId="7B3AF931" wp14:editId="406D16C3">
            <wp:extent cx="5400000" cy="3942610"/>
            <wp:effectExtent l="19050" t="19050" r="10795" b="2032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00" cy="3942610"/>
                    </a:xfrm>
                    <a:prstGeom prst="rect">
                      <a:avLst/>
                    </a:prstGeom>
                    <a:noFill/>
                    <a:ln w="3175">
                      <a:solidFill>
                        <a:schemeClr val="tx1"/>
                      </a:solidFill>
                    </a:ln>
                  </pic:spPr>
                </pic:pic>
              </a:graphicData>
            </a:graphic>
          </wp:inline>
        </w:drawing>
      </w:r>
    </w:p>
    <w:p w14:paraId="6B9F55DE" w14:textId="334ABDEC" w:rsidR="00E7570D" w:rsidRDefault="00B019C6" w:rsidP="00E7570D">
      <w:r w:rsidRPr="00F50F09">
        <w:rPr>
          <w:b/>
          <w:bCs/>
        </w:rPr>
        <w:t>Note</w:t>
      </w:r>
      <w:r>
        <w:t>: Public image can be used in any instance</w:t>
      </w:r>
      <w:ins w:id="272" w:author="Liu yuancheng" w:date="2022-04-08T10:59:00Z">
        <w:r w:rsidR="004020F3">
          <w:t xml:space="preserve">, but </w:t>
        </w:r>
      </w:ins>
      <w:del w:id="273" w:author="Liu yuancheng" w:date="2022-04-08T10:59:00Z">
        <w:r w:rsidDel="004020F3">
          <w:delText xml:space="preserve"> and </w:delText>
        </w:r>
      </w:del>
      <w:r>
        <w:t xml:space="preserve">private image can only be used in your own </w:t>
      </w:r>
      <w:ins w:id="274" w:author="Liu yuancheng" w:date="2022-04-08T10:59:00Z">
        <w:r w:rsidR="00F20C1A">
          <w:t xml:space="preserve">project </w:t>
        </w:r>
      </w:ins>
      <w:r>
        <w:t>instance</w:t>
      </w:r>
      <w:r w:rsidR="00581D94">
        <w:t>.</w:t>
      </w:r>
    </w:p>
    <w:p w14:paraId="6C49F2A7" w14:textId="7B919FC2" w:rsidR="00F26DCC" w:rsidRDefault="00E7570D" w:rsidP="004F616D">
      <w:pPr>
        <w:jc w:val="both"/>
      </w:pPr>
      <w:r w:rsidRPr="55CE8438">
        <w:rPr>
          <w:b/>
          <w:bCs/>
        </w:rPr>
        <w:lastRenderedPageBreak/>
        <w:t>Step</w:t>
      </w:r>
      <w:ins w:id="275" w:author="Liu yuancheng" w:date="2022-04-08T10:59:00Z">
        <w:r w:rsidR="007F1DB0" w:rsidRPr="55CE8438">
          <w:rPr>
            <w:b/>
            <w:bCs/>
          </w:rPr>
          <w:t>_</w:t>
        </w:r>
      </w:ins>
      <w:del w:id="276" w:author="Liu yuancheng" w:date="2022-04-08T10:59:00Z">
        <w:r w:rsidRPr="55CE8438" w:rsidDel="0019735E">
          <w:rPr>
            <w:b/>
            <w:bCs/>
          </w:rPr>
          <w:delText xml:space="preserve"> </w:delText>
        </w:r>
      </w:del>
      <w:r w:rsidRPr="55CE8438">
        <w:rPr>
          <w:b/>
          <w:bCs/>
        </w:rPr>
        <w:t>3</w:t>
      </w:r>
      <w:r>
        <w:t xml:space="preserve">: </w:t>
      </w:r>
      <w:ins w:id="277" w:author="Florentiana Yuwono" w:date="2022-06-29T08:35:00Z">
        <w:r>
          <w:t>Click “Next” and s</w:t>
        </w:r>
      </w:ins>
      <w:del w:id="278" w:author="Florentiana Yuwono" w:date="2022-06-29T08:35:00Z">
        <w:r w:rsidDel="00E7570D">
          <w:delText>S</w:delText>
        </w:r>
      </w:del>
      <w:r>
        <w:t xml:space="preserve">witch to </w:t>
      </w:r>
      <w:ins w:id="279" w:author="Xu Jia" w:date="2022-04-07T21:53:00Z">
        <w:r w:rsidR="00FF3FCB">
          <w:t>“</w:t>
        </w:r>
      </w:ins>
      <w:del w:id="280" w:author="Xu Jia" w:date="2022-04-07T21:53:00Z">
        <w:r w:rsidDel="004F616D">
          <w:delText>f</w:delText>
        </w:r>
        <w:r w:rsidDel="00E7570D">
          <w:delText xml:space="preserve">lavor </w:delText>
        </w:r>
      </w:del>
      <w:ins w:id="281" w:author="Xu Jia" w:date="2022-04-07T21:53:00Z">
        <w:r w:rsidR="00FF3FCB">
          <w:t xml:space="preserve">Flavor” </w:t>
        </w:r>
      </w:ins>
      <w:r>
        <w:t>page to select the image instance hardware config. Press the 'up' arrow button to add the flavor as shown below (</w:t>
      </w:r>
      <w:ins w:id="282" w:author="Florentiana Yuwono" w:date="2022-06-29T08:36:00Z">
        <w:r>
          <w:t>w</w:t>
        </w:r>
      </w:ins>
      <w:del w:id="283" w:author="Florentiana Yuwono" w:date="2022-06-29T08:36:00Z">
        <w:r w:rsidDel="00E7570D">
          <w:delText>W</w:delText>
        </w:r>
      </w:del>
      <w:r>
        <w:t>e prefer</w:t>
      </w:r>
      <w:del w:id="284" w:author="Florentiana Yuwono" w:date="2022-06-29T08:36:00Z">
        <w:r w:rsidDel="00E7570D">
          <w:delText xml:space="preserve"> use</w:delText>
        </w:r>
      </w:del>
      <w:r>
        <w:t xml:space="preserve"> to use the `</w:t>
      </w:r>
      <w:r w:rsidRPr="55CE8438">
        <w:rPr>
          <w:b/>
          <w:bCs/>
        </w:rPr>
        <w:t>m1.medium</w:t>
      </w:r>
      <w:r>
        <w:t>`</w:t>
      </w:r>
      <w:ins w:id="285" w:author="Liu yuancheng" w:date="2022-04-08T11:00:00Z">
        <w:r w:rsidR="005B3FDD">
          <w:t xml:space="preserve"> or higher level flavor </w:t>
        </w:r>
      </w:ins>
      <w:r>
        <w:t xml:space="preserve"> for all the </w:t>
      </w:r>
      <w:r w:rsidR="00465E46">
        <w:t>W</w:t>
      </w:r>
      <w:r>
        <w:t>indows VM):</w:t>
      </w:r>
    </w:p>
    <w:p w14:paraId="437F8787" w14:textId="24E4C871" w:rsidR="00F26DCC" w:rsidRDefault="00C1326D">
      <w:r>
        <w:rPr>
          <w:noProof/>
          <w:color w:val="2B579A"/>
          <w:shd w:val="clear" w:color="auto" w:fill="E6E6E6"/>
        </w:rPr>
        <w:drawing>
          <wp:inline distT="0" distB="0" distL="0" distR="0" wp14:anchorId="485763CD" wp14:editId="190F55B0">
            <wp:extent cx="5400000" cy="4221405"/>
            <wp:effectExtent l="19050" t="19050" r="10795" b="2730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4221405"/>
                    </a:xfrm>
                    <a:prstGeom prst="rect">
                      <a:avLst/>
                    </a:prstGeom>
                    <a:noFill/>
                    <a:ln w="3175">
                      <a:solidFill>
                        <a:schemeClr val="tx1"/>
                      </a:solidFill>
                    </a:ln>
                  </pic:spPr>
                </pic:pic>
              </a:graphicData>
            </a:graphic>
          </wp:inline>
        </w:drawing>
      </w:r>
    </w:p>
    <w:p w14:paraId="54D2BAAF" w14:textId="2BD135AC" w:rsidR="00494DBF" w:rsidRPr="008C73DA" w:rsidRDefault="008C73DA" w:rsidP="55CE8438">
      <w:pPr>
        <w:jc w:val="both"/>
      </w:pPr>
      <w:r w:rsidRPr="55CE8438">
        <w:rPr>
          <w:b/>
          <w:bCs/>
        </w:rPr>
        <w:t>Note</w:t>
      </w:r>
      <w:r w:rsidRPr="55CE8438">
        <w:t xml:space="preserve">: </w:t>
      </w:r>
      <w:r w:rsidRPr="55CE8438">
        <w:rPr>
          <w:rStyle w:val="md-plain"/>
          <w:color w:val="333333"/>
          <w:shd w:val="clear" w:color="auto" w:fill="FFFFFF"/>
        </w:rPr>
        <w:t xml:space="preserve">If the flavor shows "alert" icon of the flavor (as shown below), that means your instance </w:t>
      </w:r>
      <w:del w:id="286" w:author="Florentiana Yuwono" w:date="2022-06-29T08:37:00Z">
        <w:r w:rsidRPr="55CE8438" w:rsidDel="008C73DA">
          <w:rPr>
            <w:rStyle w:val="md-plain"/>
            <w:color w:val="333333"/>
          </w:rPr>
          <w:delText>doesn't</w:delText>
        </w:r>
      </w:del>
      <w:ins w:id="287" w:author="Florentiana Yuwono" w:date="2022-06-29T08:37:00Z">
        <w:r w:rsidRPr="55CE8438">
          <w:rPr>
            <w:rStyle w:val="md-plain"/>
            <w:color w:val="333333"/>
            <w:shd w:val="clear" w:color="auto" w:fill="FFFFFF"/>
          </w:rPr>
          <w:t>does not</w:t>
        </w:r>
      </w:ins>
      <w:r w:rsidRPr="55CE8438">
        <w:rPr>
          <w:rStyle w:val="md-plain"/>
          <w:color w:val="333333"/>
          <w:shd w:val="clear" w:color="auto" w:fill="FFFFFF"/>
        </w:rPr>
        <w:t xml:space="preserve"> have enough capacity for allocating the hardware flavor</w:t>
      </w:r>
      <w:ins w:id="288" w:author="Xu Jia" w:date="2022-04-07T21:54:00Z">
        <w:r w:rsidR="00FF3FCB" w:rsidRPr="55CE8438">
          <w:rPr>
            <w:rStyle w:val="md-plain"/>
            <w:color w:val="333333"/>
          </w:rPr>
          <w:t xml:space="preserve">. </w:t>
        </w:r>
      </w:ins>
      <w:ins w:id="289" w:author="Xu Jia" w:date="2022-04-07T21:55:00Z">
        <w:r w:rsidR="00FF3FCB" w:rsidRPr="55CE8438">
          <w:rPr>
            <w:rStyle w:val="md-plain"/>
            <w:color w:val="333333"/>
          </w:rPr>
          <w:t>C</w:t>
        </w:r>
      </w:ins>
      <w:ins w:id="290" w:author="Xu Jia" w:date="2022-04-07T21:54:00Z">
        <w:r w:rsidR="00FF3FCB" w:rsidRPr="55CE8438">
          <w:rPr>
            <w:rStyle w:val="md-plain"/>
            <w:color w:val="333333"/>
          </w:rPr>
          <w:t xml:space="preserve">hoose a flavor which does not </w:t>
        </w:r>
      </w:ins>
      <w:ins w:id="291" w:author="Xu Jia" w:date="2022-04-07T21:55:00Z">
        <w:r w:rsidR="00FF3FCB" w:rsidRPr="55CE8438">
          <w:rPr>
            <w:rStyle w:val="md-plain"/>
            <w:color w:val="333333"/>
          </w:rPr>
          <w:t>contain</w:t>
        </w:r>
      </w:ins>
      <w:ins w:id="292" w:author="Xu Jia" w:date="2022-04-07T21:54:00Z">
        <w:r w:rsidR="00FF3FCB" w:rsidRPr="55CE8438">
          <w:rPr>
            <w:rStyle w:val="md-plain"/>
            <w:color w:val="333333"/>
          </w:rPr>
          <w:t xml:space="preserve"> any “alert” icons. Otherwise</w:t>
        </w:r>
      </w:ins>
      <w:ins w:id="293" w:author="Xu Jia" w:date="2022-04-07T21:55:00Z">
        <w:r w:rsidR="00FF3FCB" w:rsidRPr="55CE8438">
          <w:rPr>
            <w:rStyle w:val="md-plain"/>
            <w:color w:val="333333"/>
          </w:rPr>
          <w:t>,</w:t>
        </w:r>
      </w:ins>
      <w:del w:id="294" w:author="Xu Jia" w:date="2022-04-07T21:54:00Z">
        <w:r w:rsidRPr="55CE8438" w:rsidDel="008C73DA">
          <w:rPr>
            <w:rStyle w:val="md-plain"/>
            <w:color w:val="333333"/>
          </w:rPr>
          <w:delText>,</w:delText>
        </w:r>
      </w:del>
      <w:r w:rsidRPr="55CE8438">
        <w:rPr>
          <w:rStyle w:val="md-plain"/>
          <w:color w:val="333333"/>
          <w:shd w:val="clear" w:color="auto" w:fill="FFFFFF"/>
        </w:rPr>
        <w:t xml:space="preserve"> please contact</w:t>
      </w:r>
      <w:r w:rsidR="00D97C1B" w:rsidRPr="55CE8438">
        <w:rPr>
          <w:rStyle w:val="md-plain"/>
          <w:color w:val="333333"/>
          <w:shd w:val="clear" w:color="auto" w:fill="FFFFFF"/>
        </w:rPr>
        <w:t xml:space="preserve"> NCL </w:t>
      </w:r>
      <w:r w:rsidRPr="55CE8438">
        <w:rPr>
          <w:rStyle w:val="md-plain"/>
          <w:color w:val="333333"/>
          <w:shd w:val="clear" w:color="auto" w:fill="FFFFFF"/>
        </w:rPr>
        <w:t>support team to extend the</w:t>
      </w:r>
      <w:ins w:id="295" w:author="Liu yuancheng" w:date="2022-04-08T13:33:00Z">
        <w:r w:rsidR="00040516" w:rsidRPr="55CE8438">
          <w:rPr>
            <w:rStyle w:val="md-plain"/>
            <w:color w:val="333333"/>
          </w:rPr>
          <w:t xml:space="preserve"> instance</w:t>
        </w:r>
      </w:ins>
      <w:r w:rsidRPr="55CE8438">
        <w:rPr>
          <w:rStyle w:val="md-plain"/>
          <w:color w:val="333333"/>
          <w:shd w:val="clear" w:color="auto" w:fill="FFFFFF"/>
        </w:rPr>
        <w:t xml:space="preserve"> capacity if you </w:t>
      </w:r>
      <w:del w:id="296" w:author="Xu Jia" w:date="2022-04-07T21:56:00Z">
        <w:r w:rsidRPr="55CE8438" w:rsidDel="008C73DA">
          <w:rPr>
            <w:rStyle w:val="md-plain"/>
            <w:color w:val="333333"/>
          </w:rPr>
          <w:delText>want</w:delText>
        </w:r>
      </w:del>
      <w:ins w:id="297" w:author="Xu Jia" w:date="2022-04-07T21:56:00Z">
        <w:r w:rsidR="00FF3FCB" w:rsidRPr="55CE8438">
          <w:rPr>
            <w:rStyle w:val="md-plain"/>
            <w:color w:val="333333"/>
          </w:rPr>
          <w:t>wish</w:t>
        </w:r>
      </w:ins>
      <w:r w:rsidRPr="55CE8438">
        <w:rPr>
          <w:rStyle w:val="md-plain"/>
          <w:color w:val="333333"/>
          <w:shd w:val="clear" w:color="auto" w:fill="FFFFFF"/>
        </w:rPr>
        <w:t xml:space="preserve">: </w:t>
      </w:r>
      <w:del w:id="298" w:author="Florentiana Yuwono" w:date="2022-06-29T08:37:00Z">
        <w:r w:rsidRPr="55CE8438" w:rsidDel="008C73DA">
          <w:rPr>
            <w:rStyle w:val="HTMLCode"/>
            <w:rFonts w:asciiTheme="minorHAnsi" w:eastAsiaTheme="minorEastAsia" w:hAnsiTheme="minorHAnsi" w:cstheme="minorBidi"/>
            <w:color w:val="333333"/>
            <w:sz w:val="22"/>
            <w:szCs w:val="22"/>
          </w:rPr>
          <w:delText>support@ncl.sg</w:delText>
        </w:r>
        <w:r w:rsidRPr="55CE8438" w:rsidDel="008C73DA">
          <w:rPr>
            <w:rStyle w:val="md-plain"/>
            <w:color w:val="333333"/>
          </w:rPr>
          <w:delText xml:space="preserve"> .</w:delText>
        </w:r>
      </w:del>
      <w:ins w:id="299" w:author="Florentiana Yuwono" w:date="2022-06-29T08:37:00Z">
        <w:r w:rsidRPr="55CE8438">
          <w:rPr>
            <w:rStyle w:val="md-plain"/>
            <w:color w:val="333333"/>
            <w:shd w:val="clear" w:color="auto" w:fill="FFFFFF"/>
          </w:rPr>
          <w:t>support@ncl.sg.</w:t>
        </w:r>
      </w:ins>
    </w:p>
    <w:p w14:paraId="37E9850D" w14:textId="3F4F7EA9" w:rsidR="00494DBF" w:rsidRDefault="00B51BEB">
      <w:r>
        <w:rPr>
          <w:noProof/>
          <w:color w:val="2B579A"/>
          <w:shd w:val="clear" w:color="auto" w:fill="E6E6E6"/>
        </w:rPr>
        <w:drawing>
          <wp:inline distT="0" distB="0" distL="0" distR="0" wp14:anchorId="4305D57A" wp14:editId="3EEA8126">
            <wp:extent cx="5400000" cy="1291669"/>
            <wp:effectExtent l="19050" t="19050" r="10795" b="2286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1291669"/>
                    </a:xfrm>
                    <a:prstGeom prst="rect">
                      <a:avLst/>
                    </a:prstGeom>
                    <a:noFill/>
                    <a:ln w="3175">
                      <a:solidFill>
                        <a:schemeClr val="tx1"/>
                      </a:solidFill>
                    </a:ln>
                  </pic:spPr>
                </pic:pic>
              </a:graphicData>
            </a:graphic>
          </wp:inline>
        </w:drawing>
      </w:r>
    </w:p>
    <w:p w14:paraId="29A596E0" w14:textId="5AE9D8B5" w:rsidR="00494DBF" w:rsidDel="007A1ED4" w:rsidRDefault="00494DBF">
      <w:pPr>
        <w:rPr>
          <w:del w:id="300" w:author="Liu yuancheng" w:date="2022-04-07T23:20:00Z"/>
          <w:rStyle w:val="md-plain"/>
          <w:rFonts w:cstheme="minorHAnsi"/>
          <w:b/>
          <w:bCs/>
          <w:color w:val="333333"/>
          <w:shd w:val="clear" w:color="auto" w:fill="FFFFFF"/>
        </w:rPr>
      </w:pPr>
    </w:p>
    <w:p w14:paraId="582B7783" w14:textId="77777777" w:rsidR="007A1ED4" w:rsidRDefault="007A1ED4">
      <w:pPr>
        <w:rPr>
          <w:ins w:id="301" w:author="Liu yuancheng" w:date="2022-04-07T23:20:00Z"/>
        </w:rPr>
      </w:pPr>
    </w:p>
    <w:p w14:paraId="19DB1DCB" w14:textId="77777777" w:rsidR="00053149" w:rsidDel="007A1ED4" w:rsidRDefault="00053149">
      <w:pPr>
        <w:rPr>
          <w:del w:id="302" w:author="Liu yuancheng" w:date="2022-04-07T23:20:00Z"/>
          <w:rStyle w:val="md-plain"/>
          <w:rFonts w:cstheme="minorHAnsi"/>
          <w:b/>
          <w:bCs/>
          <w:color w:val="333333"/>
          <w:shd w:val="clear" w:color="auto" w:fill="FFFFFF"/>
        </w:rPr>
      </w:pPr>
    </w:p>
    <w:p w14:paraId="38F1330B" w14:textId="4C3C01B8" w:rsidR="00494DBF" w:rsidRPr="00B65330" w:rsidRDefault="00B65330" w:rsidP="55CE8438">
      <w:r w:rsidRPr="55CE8438">
        <w:rPr>
          <w:rStyle w:val="md-plain"/>
          <w:b/>
          <w:bCs/>
          <w:color w:val="333333"/>
          <w:shd w:val="clear" w:color="auto" w:fill="FFFFFF"/>
        </w:rPr>
        <w:t>Step</w:t>
      </w:r>
      <w:ins w:id="303" w:author="Liu yuancheng" w:date="2022-04-08T13:39:00Z">
        <w:r w:rsidR="00D559DA" w:rsidRPr="55CE8438">
          <w:rPr>
            <w:rStyle w:val="md-plain"/>
            <w:b/>
            <w:bCs/>
            <w:color w:val="333333"/>
          </w:rPr>
          <w:t>_</w:t>
        </w:r>
      </w:ins>
      <w:del w:id="304" w:author="Liu yuancheng" w:date="2022-04-08T13:39:00Z">
        <w:r w:rsidRPr="55CE8438" w:rsidDel="00B65330">
          <w:rPr>
            <w:rStyle w:val="md-plain"/>
            <w:b/>
            <w:bCs/>
            <w:color w:val="333333"/>
          </w:rPr>
          <w:delText xml:space="preserve"> </w:delText>
        </w:r>
      </w:del>
      <w:r w:rsidRPr="55CE8438">
        <w:rPr>
          <w:rStyle w:val="md-plain"/>
          <w:b/>
          <w:bCs/>
          <w:color w:val="333333"/>
          <w:shd w:val="clear" w:color="auto" w:fill="FFFFFF"/>
        </w:rPr>
        <w:t>4</w:t>
      </w:r>
      <w:r w:rsidRPr="55CE8438">
        <w:rPr>
          <w:rStyle w:val="md-plain"/>
          <w:color w:val="333333"/>
          <w:shd w:val="clear" w:color="auto" w:fill="FFFFFF"/>
        </w:rPr>
        <w:t xml:space="preserve">: </w:t>
      </w:r>
      <w:ins w:id="305" w:author="Florentiana Yuwono" w:date="2022-06-29T08:50:00Z">
        <w:r w:rsidRPr="55CE8438">
          <w:rPr>
            <w:rStyle w:val="md-plain"/>
            <w:color w:val="333333"/>
            <w:shd w:val="clear" w:color="auto" w:fill="FFFFFF"/>
          </w:rPr>
          <w:t>Click “Next” and s</w:t>
        </w:r>
      </w:ins>
      <w:del w:id="306" w:author="Florentiana Yuwono" w:date="2022-06-29T08:50:00Z">
        <w:r w:rsidRPr="55CE8438" w:rsidDel="00B65330">
          <w:rPr>
            <w:rStyle w:val="md-plain"/>
            <w:color w:val="333333"/>
          </w:rPr>
          <w:delText>S</w:delText>
        </w:r>
      </w:del>
      <w:r w:rsidRPr="55CE8438">
        <w:rPr>
          <w:rStyle w:val="md-plain"/>
          <w:color w:val="333333"/>
          <w:shd w:val="clear" w:color="auto" w:fill="FFFFFF"/>
        </w:rPr>
        <w:t xml:space="preserve">witch to </w:t>
      </w:r>
      <w:ins w:id="307" w:author="Xu Jia" w:date="2022-04-07T21:56:00Z">
        <w:r w:rsidR="00FF3FCB" w:rsidRPr="55CE8438">
          <w:rPr>
            <w:rStyle w:val="md-plain"/>
            <w:color w:val="333333"/>
          </w:rPr>
          <w:t>“</w:t>
        </w:r>
        <w:r w:rsidR="00FF3FCB" w:rsidRPr="55CE8438">
          <w:rPr>
            <w:rStyle w:val="md-plain"/>
            <w:b/>
            <w:bCs/>
            <w:color w:val="333333"/>
            <w:rPrChange w:id="308" w:author="Liu yuancheng" w:date="2022-04-08T13:33:00Z">
              <w:rPr>
                <w:rStyle w:val="md-plain"/>
                <w:color w:val="333333"/>
              </w:rPr>
            </w:rPrChange>
          </w:rPr>
          <w:t>Networks</w:t>
        </w:r>
        <w:r w:rsidR="00FF3FCB" w:rsidRPr="55CE8438">
          <w:rPr>
            <w:rStyle w:val="md-plain"/>
            <w:color w:val="333333"/>
          </w:rPr>
          <w:t>”</w:t>
        </w:r>
      </w:ins>
      <w:del w:id="309" w:author="Xu Jia" w:date="2022-04-07T21:56:00Z">
        <w:r w:rsidRPr="55CE8438" w:rsidDel="00B65330">
          <w:rPr>
            <w:rStyle w:val="md-plain"/>
            <w:color w:val="333333"/>
          </w:rPr>
          <w:delText>network</w:delText>
        </w:r>
      </w:del>
      <w:r w:rsidRPr="55CE8438">
        <w:rPr>
          <w:rStyle w:val="md-plain"/>
          <w:color w:val="333333"/>
          <w:shd w:val="clear" w:color="auto" w:fill="FFFFFF"/>
        </w:rPr>
        <w:t xml:space="preserve"> config page and select </w:t>
      </w:r>
      <w:r w:rsidRPr="55CE8438">
        <w:rPr>
          <w:rStyle w:val="HTMLCode"/>
          <w:rFonts w:asciiTheme="minorHAnsi" w:eastAsiaTheme="minorEastAsia" w:hAnsiTheme="minorHAnsi" w:cstheme="minorBidi"/>
          <w:color w:val="333333"/>
          <w:sz w:val="22"/>
          <w:szCs w:val="22"/>
          <w:bdr w:val="single" w:sz="6" w:space="0" w:color="E7EAED" w:frame="1"/>
          <w:shd w:val="clear" w:color="auto" w:fill="F3F4F4"/>
        </w:rPr>
        <w:t>provider</w:t>
      </w:r>
      <w:r w:rsidRPr="55CE8438">
        <w:rPr>
          <w:rStyle w:val="md-plain"/>
          <w:color w:val="333333"/>
          <w:shd w:val="clear" w:color="auto" w:fill="FFFFFF"/>
        </w:rPr>
        <w:t xml:space="preserve"> config. Press the 'up' arrow button to add the provider network</w:t>
      </w:r>
      <w:r w:rsidR="00380B89" w:rsidRPr="55CE8438">
        <w:rPr>
          <w:rStyle w:val="md-plain"/>
          <w:color w:val="333333"/>
          <w:shd w:val="clear" w:color="auto" w:fill="FFFFFF"/>
        </w:rPr>
        <w:t xml:space="preserve"> (as shown below)</w:t>
      </w:r>
      <w:r w:rsidR="00D850B5" w:rsidRPr="55CE8438">
        <w:rPr>
          <w:rStyle w:val="md-plain"/>
          <w:color w:val="333333"/>
          <w:shd w:val="clear" w:color="auto" w:fill="FFFFFF"/>
        </w:rPr>
        <w:t>.</w:t>
      </w:r>
    </w:p>
    <w:p w14:paraId="4C3B9E3B" w14:textId="00FCB25D" w:rsidR="005371BE" w:rsidDel="00C516A5" w:rsidRDefault="005371BE" w:rsidP="005371BE">
      <w:pPr>
        <w:jc w:val="both"/>
        <w:rPr>
          <w:del w:id="310" w:author="Liu yuancheng" w:date="2022-04-07T23:20:00Z"/>
        </w:rPr>
      </w:pPr>
      <w:commentRangeStart w:id="311"/>
      <w:commentRangeStart w:id="312"/>
      <w:r w:rsidRPr="6A3C1A0D">
        <w:rPr>
          <w:b/>
          <w:bCs/>
        </w:rPr>
        <w:t xml:space="preserve">Note: </w:t>
      </w:r>
      <w:r>
        <w:t>If you want to login to your instance using SSH, you must add the instance to the provider network</w:t>
      </w:r>
      <w:ins w:id="313" w:author="Thng Yu Xuan [2]" w:date="2022-07-12T09:41:00Z">
        <w:r>
          <w:t>.</w:t>
        </w:r>
      </w:ins>
      <w:r>
        <w:t xml:space="preserve"> </w:t>
      </w:r>
      <w:del w:id="314" w:author="Thng Yu Xuan [2]" w:date="2022-07-12T09:41:00Z">
        <w:r w:rsidDel="005371BE">
          <w:delText>or assign a floating IP address (</w:delText>
        </w:r>
        <w:r w:rsidDel="00C71356">
          <w:delText>e.g.,</w:delText>
        </w:r>
        <w:r w:rsidDel="005371BE">
          <w:delText xml:space="preserve"> 10.10.0.111) to the instance.</w:delText>
        </w:r>
      </w:del>
      <w:r>
        <w:t xml:space="preserve"> In addition, make sure that the 'default' security group allows ICMP (ping) and secure shell (SSH</w:t>
      </w:r>
      <w:ins w:id="315" w:author="Xu Jia" w:date="2022-04-07T21:57:00Z">
        <w:r w:rsidR="00FF3FCB">
          <w:t xml:space="preserve"> with TCP port 22</w:t>
        </w:r>
      </w:ins>
      <w:r>
        <w:t>).</w:t>
      </w:r>
      <w:commentRangeEnd w:id="311"/>
      <w:r>
        <w:rPr>
          <w:rStyle w:val="CommentReference"/>
        </w:rPr>
        <w:commentReference w:id="311"/>
      </w:r>
      <w:commentRangeEnd w:id="312"/>
      <w:r>
        <w:rPr>
          <w:rStyle w:val="CommentReference"/>
        </w:rPr>
        <w:commentReference w:id="312"/>
      </w:r>
    </w:p>
    <w:p w14:paraId="6CA92206" w14:textId="26321B2C" w:rsidR="00494DBF" w:rsidRPr="005371BE" w:rsidRDefault="00494DBF">
      <w:pPr>
        <w:jc w:val="both"/>
        <w:rPr>
          <w:b/>
          <w:bCs/>
        </w:rPr>
        <w:pPrChange w:id="317" w:author="Liu yuancheng" w:date="2022-04-07T23:20:00Z">
          <w:pPr/>
        </w:pPrChange>
      </w:pPr>
    </w:p>
    <w:p w14:paraId="079FD5EA" w14:textId="1F1E7727" w:rsidR="00494DBF" w:rsidRDefault="00C71356">
      <w:r>
        <w:rPr>
          <w:noProof/>
          <w:color w:val="2B579A"/>
          <w:shd w:val="clear" w:color="auto" w:fill="E6E6E6"/>
        </w:rPr>
        <w:lastRenderedPageBreak/>
        <w:drawing>
          <wp:inline distT="0" distB="0" distL="0" distR="0" wp14:anchorId="3CF3CC87" wp14:editId="444C4D6F">
            <wp:extent cx="5400000" cy="2663505"/>
            <wp:effectExtent l="19050" t="19050" r="10795" b="2286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2663505"/>
                    </a:xfrm>
                    <a:prstGeom prst="rect">
                      <a:avLst/>
                    </a:prstGeom>
                    <a:noFill/>
                    <a:ln w="3175">
                      <a:solidFill>
                        <a:schemeClr val="tx1"/>
                      </a:solidFill>
                    </a:ln>
                  </pic:spPr>
                </pic:pic>
              </a:graphicData>
            </a:graphic>
          </wp:inline>
        </w:drawing>
      </w:r>
    </w:p>
    <w:p w14:paraId="461750AF" w14:textId="77777777" w:rsidR="00331891" w:rsidRDefault="00331891">
      <w:pPr>
        <w:rPr>
          <w:b/>
          <w:bCs/>
        </w:rPr>
      </w:pPr>
    </w:p>
    <w:p w14:paraId="78A48AFC" w14:textId="574B6FE0" w:rsidR="00494DBF" w:rsidRDefault="00134B38">
      <w:r w:rsidRPr="00331891">
        <w:rPr>
          <w:b/>
          <w:bCs/>
        </w:rPr>
        <w:t>Step</w:t>
      </w:r>
      <w:ins w:id="318" w:author="Liu yuancheng" w:date="2022-04-08T13:39:00Z">
        <w:r w:rsidR="00662C4E">
          <w:rPr>
            <w:b/>
            <w:bCs/>
          </w:rPr>
          <w:t>_</w:t>
        </w:r>
      </w:ins>
      <w:del w:id="319" w:author="Liu yuancheng" w:date="2022-04-08T13:39:00Z">
        <w:r w:rsidRPr="00331891" w:rsidDel="00662C4E">
          <w:rPr>
            <w:b/>
            <w:bCs/>
          </w:rPr>
          <w:delText xml:space="preserve"> </w:delText>
        </w:r>
      </w:del>
      <w:r w:rsidRPr="00331891">
        <w:rPr>
          <w:b/>
          <w:bCs/>
        </w:rPr>
        <w:t>5</w:t>
      </w:r>
      <w:r w:rsidRPr="00134B38">
        <w:t xml:space="preserve">: Switch to </w:t>
      </w:r>
      <w:ins w:id="320" w:author="Xu Jia" w:date="2022-04-07T21:57:00Z">
        <w:r w:rsidR="00FF3FCB">
          <w:t>“</w:t>
        </w:r>
      </w:ins>
      <w:r w:rsidRPr="00134B38">
        <w:t xml:space="preserve">Key </w:t>
      </w:r>
      <w:r w:rsidR="00E550C9">
        <w:t>P</w:t>
      </w:r>
      <w:r w:rsidRPr="00134B38">
        <w:t>air</w:t>
      </w:r>
      <w:ins w:id="321" w:author="Xu Jia" w:date="2022-04-07T21:57:00Z">
        <w:r w:rsidR="00FF3FCB">
          <w:t>”</w:t>
        </w:r>
      </w:ins>
      <w:r w:rsidRPr="00134B38">
        <w:t xml:space="preserve"> page to create the keypair. Press the `</w:t>
      </w:r>
      <w:r w:rsidRPr="005F6CDC">
        <w:rPr>
          <w:b/>
          <w:bCs/>
        </w:rPr>
        <w:t>Create Key Pair</w:t>
      </w:r>
      <w:r w:rsidRPr="00134B38">
        <w:t xml:space="preserve">` button. Type in the keypair name and download the keypair </w:t>
      </w:r>
      <w:r w:rsidRPr="0072577E">
        <w:rPr>
          <w:b/>
          <w:bCs/>
        </w:rPr>
        <w:t>`*.pem</w:t>
      </w:r>
      <w:r w:rsidRPr="00134B38">
        <w:t xml:space="preserve">` file and keep it in </w:t>
      </w:r>
      <w:del w:id="322" w:author="Xu Jia" w:date="2022-04-07T21:58:00Z">
        <w:r w:rsidR="005214CC" w:rsidDel="00827BCB">
          <w:delText xml:space="preserve">our </w:delText>
        </w:r>
      </w:del>
      <w:ins w:id="323" w:author="Xu Jia" w:date="2022-04-07T21:58:00Z">
        <w:r w:rsidR="00827BCB">
          <w:t xml:space="preserve">your </w:t>
        </w:r>
      </w:ins>
      <w:r w:rsidR="005214CC">
        <w:t xml:space="preserve">own </w:t>
      </w:r>
      <w:ins w:id="324" w:author="Xu Jia" w:date="2022-04-07T21:58:00Z">
        <w:r w:rsidR="00827BCB">
          <w:t>device</w:t>
        </w:r>
      </w:ins>
      <w:del w:id="325" w:author="Xu Jia" w:date="2022-04-07T21:58:00Z">
        <w:r w:rsidRPr="00134B38" w:rsidDel="00827BCB">
          <w:delText>place</w:delText>
        </w:r>
      </w:del>
      <w:r w:rsidRPr="00134B38">
        <w:t>.</w:t>
      </w:r>
    </w:p>
    <w:p w14:paraId="3ACFFF91" w14:textId="30C5CF83" w:rsidR="007E3B70" w:rsidRDefault="007E3B70">
      <w:r>
        <w:rPr>
          <w:noProof/>
          <w:color w:val="2B579A"/>
          <w:shd w:val="clear" w:color="auto" w:fill="E6E6E6"/>
        </w:rPr>
        <w:drawing>
          <wp:inline distT="0" distB="0" distL="0" distR="0" wp14:anchorId="3C92EAD8" wp14:editId="63C6E31F">
            <wp:extent cx="5400000" cy="3884578"/>
            <wp:effectExtent l="19050" t="19050" r="10795" b="2095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0" cy="3884578"/>
                    </a:xfrm>
                    <a:prstGeom prst="rect">
                      <a:avLst/>
                    </a:prstGeom>
                    <a:noFill/>
                    <a:ln w="3175">
                      <a:solidFill>
                        <a:schemeClr val="tx1"/>
                      </a:solidFill>
                    </a:ln>
                  </pic:spPr>
                </pic:pic>
              </a:graphicData>
            </a:graphic>
          </wp:inline>
        </w:drawing>
      </w:r>
    </w:p>
    <w:p w14:paraId="177106A9" w14:textId="140A5F38" w:rsidR="007E3B70" w:rsidRPr="00581937" w:rsidRDefault="00300E1B">
      <w:pPr>
        <w:rPr>
          <w:rFonts w:cstheme="minorHAnsi"/>
        </w:rPr>
      </w:pPr>
      <w:r w:rsidRPr="00581937">
        <w:rPr>
          <w:rStyle w:val="md-plain"/>
          <w:rFonts w:cstheme="minorHAnsi"/>
          <w:b/>
          <w:bCs/>
          <w:color w:val="333333"/>
          <w:shd w:val="clear" w:color="auto" w:fill="FFFFFF"/>
        </w:rPr>
        <w:t>Note</w:t>
      </w:r>
      <w:r w:rsidRPr="00581937">
        <w:rPr>
          <w:rStyle w:val="md-plain"/>
          <w:rFonts w:cstheme="minorHAnsi"/>
          <w:color w:val="333333"/>
          <w:shd w:val="clear" w:color="auto" w:fill="FFFFFF"/>
        </w:rPr>
        <w:t xml:space="preserve">: If you have your own </w:t>
      </w:r>
      <w:r w:rsidRPr="00581937">
        <w:rPr>
          <w:rStyle w:val="HTMLCode"/>
          <w:rFonts w:asciiTheme="minorHAnsi" w:eastAsiaTheme="minorEastAsia" w:hAnsiTheme="minorHAnsi" w:cstheme="minorHAnsi"/>
          <w:color w:val="333333"/>
          <w:sz w:val="22"/>
          <w:szCs w:val="22"/>
          <w:bdr w:val="single" w:sz="6" w:space="0" w:color="E7EAED" w:frame="1"/>
          <w:shd w:val="clear" w:color="auto" w:fill="F3F4F4"/>
        </w:rPr>
        <w:t>*.pem</w:t>
      </w:r>
      <w:r w:rsidRPr="00581937">
        <w:rPr>
          <w:rStyle w:val="md-plain"/>
          <w:rFonts w:cstheme="minorHAnsi"/>
          <w:color w:val="333333"/>
          <w:shd w:val="clear" w:color="auto" w:fill="FFFFFF"/>
        </w:rPr>
        <w:t xml:space="preserve"> file, you can select the </w:t>
      </w:r>
      <w:r w:rsidRPr="00581937">
        <w:rPr>
          <w:rStyle w:val="HTMLCode"/>
          <w:rFonts w:asciiTheme="minorHAnsi" w:eastAsiaTheme="minorEastAsia" w:hAnsiTheme="minorHAnsi" w:cstheme="minorHAnsi"/>
          <w:color w:val="333333"/>
          <w:sz w:val="22"/>
          <w:szCs w:val="22"/>
          <w:bdr w:val="single" w:sz="6" w:space="0" w:color="E7EAED" w:frame="1"/>
          <w:shd w:val="clear" w:color="auto" w:fill="F3F4F4"/>
        </w:rPr>
        <w:t xml:space="preserve">import key </w:t>
      </w:r>
      <w:r w:rsidR="00000B86" w:rsidRPr="00581937">
        <w:rPr>
          <w:rStyle w:val="HTMLCode"/>
          <w:rFonts w:asciiTheme="minorHAnsi" w:eastAsiaTheme="minorEastAsia" w:hAnsiTheme="minorHAnsi" w:cstheme="minorHAnsi"/>
          <w:color w:val="333333"/>
          <w:sz w:val="22"/>
          <w:szCs w:val="22"/>
          <w:bdr w:val="single" w:sz="6" w:space="0" w:color="E7EAED" w:frame="1"/>
          <w:shd w:val="clear" w:color="auto" w:fill="F3F4F4"/>
        </w:rPr>
        <w:t>pair</w:t>
      </w:r>
      <w:r w:rsidR="00000B86" w:rsidRPr="00581937">
        <w:rPr>
          <w:rStyle w:val="md-plain"/>
          <w:rFonts w:cstheme="minorHAnsi"/>
          <w:color w:val="333333"/>
          <w:shd w:val="clear" w:color="auto" w:fill="FFFFFF"/>
        </w:rPr>
        <w:t>.</w:t>
      </w:r>
      <w:r w:rsidRPr="00581937">
        <w:rPr>
          <w:rStyle w:val="md-plain"/>
          <w:rFonts w:cstheme="minorHAnsi"/>
          <w:color w:val="333333"/>
          <w:shd w:val="clear" w:color="auto" w:fill="FFFFFF"/>
        </w:rPr>
        <w:t xml:space="preserve"> You</w:t>
      </w:r>
      <w:ins w:id="326" w:author="Xu Jia" w:date="2022-04-07T21:58:00Z">
        <w:r w:rsidR="00827BCB">
          <w:rPr>
            <w:rStyle w:val="md-plain"/>
            <w:rFonts w:cstheme="minorHAnsi"/>
            <w:color w:val="333333"/>
            <w:shd w:val="clear" w:color="auto" w:fill="FFFFFF"/>
          </w:rPr>
          <w:t xml:space="preserve"> may</w:t>
        </w:r>
      </w:ins>
      <w:del w:id="327" w:author="Xu Jia" w:date="2022-04-07T21:58:00Z">
        <w:r w:rsidRPr="00581937" w:rsidDel="00827BCB">
          <w:rPr>
            <w:rStyle w:val="md-plain"/>
            <w:rFonts w:cstheme="minorHAnsi"/>
            <w:color w:val="333333"/>
            <w:shd w:val="clear" w:color="auto" w:fill="FFFFFF"/>
          </w:rPr>
          <w:delText>r</w:delText>
        </w:r>
      </w:del>
      <w:r w:rsidRPr="00581937">
        <w:rPr>
          <w:rStyle w:val="md-plain"/>
          <w:rFonts w:cstheme="minorHAnsi"/>
          <w:color w:val="333333"/>
          <w:shd w:val="clear" w:color="auto" w:fill="FFFFFF"/>
        </w:rPr>
        <w:t xml:space="preserve"> also use the key pair you created before. The key pair you created will be shown in the available list.</w:t>
      </w:r>
    </w:p>
    <w:p w14:paraId="72474713" w14:textId="7F7854B5" w:rsidR="007E3B70" w:rsidRDefault="007E3B70"/>
    <w:p w14:paraId="4656932C" w14:textId="10F4A079" w:rsidR="00146316" w:rsidRPr="00146316" w:rsidRDefault="00146316" w:rsidP="55CE8438">
      <w:pPr>
        <w:jc w:val="both"/>
      </w:pPr>
      <w:r w:rsidRPr="55CE8438">
        <w:rPr>
          <w:rStyle w:val="md-plain"/>
          <w:b/>
          <w:bCs/>
          <w:color w:val="333333"/>
          <w:shd w:val="clear" w:color="auto" w:fill="FFFFFF"/>
        </w:rPr>
        <w:t>Step</w:t>
      </w:r>
      <w:ins w:id="328" w:author="Liu yuancheng" w:date="2022-04-08T13:40:00Z">
        <w:r w:rsidR="00463CF3" w:rsidRPr="55CE8438">
          <w:rPr>
            <w:rStyle w:val="md-plain"/>
            <w:b/>
            <w:bCs/>
            <w:color w:val="333333"/>
          </w:rPr>
          <w:t>_</w:t>
        </w:r>
      </w:ins>
      <w:del w:id="329" w:author="Liu yuancheng" w:date="2022-04-08T13:40:00Z">
        <w:r w:rsidRPr="55CE8438" w:rsidDel="00146316">
          <w:rPr>
            <w:rStyle w:val="md-plain"/>
            <w:b/>
            <w:bCs/>
            <w:color w:val="333333"/>
          </w:rPr>
          <w:delText xml:space="preserve"> </w:delText>
        </w:r>
      </w:del>
      <w:r w:rsidRPr="55CE8438">
        <w:rPr>
          <w:rStyle w:val="md-plain"/>
          <w:b/>
          <w:bCs/>
          <w:color w:val="333333"/>
          <w:shd w:val="clear" w:color="auto" w:fill="FFFFFF"/>
        </w:rPr>
        <w:t>6</w:t>
      </w:r>
      <w:r w:rsidRPr="55CE8438">
        <w:rPr>
          <w:rStyle w:val="md-plain"/>
          <w:color w:val="333333"/>
          <w:shd w:val="clear" w:color="auto" w:fill="FFFFFF"/>
        </w:rPr>
        <w:t xml:space="preserve">: Finish </w:t>
      </w:r>
      <w:del w:id="330" w:author="Liu yuancheng" w:date="2022-04-08T13:37:00Z">
        <w:r w:rsidRPr="55CE8438" w:rsidDel="00146316">
          <w:rPr>
            <w:rStyle w:val="md-plain"/>
            <w:color w:val="333333"/>
          </w:rPr>
          <w:delText xml:space="preserve">all </w:delText>
        </w:r>
        <w:r w:rsidRPr="55CE8438" w:rsidDel="00827BCB">
          <w:rPr>
            <w:rStyle w:val="md-plain"/>
            <w:color w:val="333333"/>
          </w:rPr>
          <w:delText>of</w:delText>
        </w:r>
      </w:del>
      <w:ins w:id="331" w:author="Liu yuancheng" w:date="2022-04-08T13:37:00Z">
        <w:r w:rsidR="00D559DA" w:rsidRPr="55CE8438">
          <w:rPr>
            <w:rStyle w:val="md-plain"/>
            <w:color w:val="333333"/>
          </w:rPr>
          <w:t>all</w:t>
        </w:r>
      </w:ins>
      <w:ins w:id="332" w:author="Xu Jia" w:date="2022-04-07T21:59:00Z">
        <w:r w:rsidR="00827BCB" w:rsidRPr="55CE8438">
          <w:rPr>
            <w:rStyle w:val="md-plain"/>
            <w:color w:val="333333"/>
          </w:rPr>
          <w:t xml:space="preserve"> </w:t>
        </w:r>
      </w:ins>
      <w:r w:rsidRPr="55CE8438">
        <w:rPr>
          <w:rStyle w:val="md-plain"/>
          <w:color w:val="333333"/>
          <w:shd w:val="clear" w:color="auto" w:fill="FFFFFF"/>
        </w:rPr>
        <w:t>the other setting page</w:t>
      </w:r>
      <w:ins w:id="333" w:author="Xu Jia" w:date="2022-04-07T21:59:00Z">
        <w:r w:rsidR="00827BCB" w:rsidRPr="55CE8438">
          <w:rPr>
            <w:rStyle w:val="md-plain"/>
            <w:color w:val="333333"/>
          </w:rPr>
          <w:t>s</w:t>
        </w:r>
      </w:ins>
      <w:r w:rsidRPr="55CE8438">
        <w:rPr>
          <w:rStyle w:val="md-plain"/>
          <w:color w:val="333333"/>
          <w:shd w:val="clear" w:color="auto" w:fill="FFFFFF"/>
        </w:rPr>
        <w:t xml:space="preserve"> with the default setting</w:t>
      </w:r>
      <w:ins w:id="334" w:author="Florentiana Yuwono" w:date="2022-06-29T08:59:00Z">
        <w:r w:rsidRPr="55CE8438">
          <w:rPr>
            <w:rStyle w:val="md-plain"/>
            <w:color w:val="333333"/>
            <w:shd w:val="clear" w:color="auto" w:fill="FFFFFF"/>
          </w:rPr>
          <w:t xml:space="preserve"> (i</w:t>
        </w:r>
      </w:ins>
      <w:ins w:id="335" w:author="Florentiana Yuwono" w:date="2022-06-29T09:00:00Z">
        <w:r w:rsidRPr="55CE8438">
          <w:rPr>
            <w:rStyle w:val="md-plain"/>
            <w:color w:val="333333"/>
            <w:shd w:val="clear" w:color="auto" w:fill="FFFFFF"/>
          </w:rPr>
          <w:t>.e., do not change anything)</w:t>
        </w:r>
      </w:ins>
      <w:ins w:id="336" w:author="Xu Jia" w:date="2022-04-07T21:59:00Z">
        <w:r w:rsidR="00827BCB" w:rsidRPr="55CE8438">
          <w:rPr>
            <w:rStyle w:val="md-plain"/>
            <w:color w:val="333333"/>
          </w:rPr>
          <w:t>,</w:t>
        </w:r>
      </w:ins>
      <w:del w:id="337" w:author="Xu Jia" w:date="2022-04-07T21:59:00Z">
        <w:r w:rsidRPr="55CE8438" w:rsidDel="00146316">
          <w:rPr>
            <w:rStyle w:val="md-plain"/>
            <w:color w:val="333333"/>
          </w:rPr>
          <w:delText>.</w:delText>
        </w:r>
      </w:del>
      <w:r w:rsidRPr="55CE8438">
        <w:rPr>
          <w:rStyle w:val="md-plain"/>
          <w:color w:val="333333"/>
          <w:shd w:val="clear" w:color="auto" w:fill="FFFFFF"/>
        </w:rPr>
        <w:t xml:space="preserve"> and press the </w:t>
      </w:r>
      <w:ins w:id="338" w:author="Xu Jia" w:date="2022-04-07T21:59:00Z">
        <w:r w:rsidR="00827BCB" w:rsidRPr="55CE8438">
          <w:rPr>
            <w:rStyle w:val="md-plain"/>
            <w:color w:val="333333"/>
          </w:rPr>
          <w:t>“</w:t>
        </w:r>
      </w:ins>
      <w:del w:id="339" w:author="Xu Jia" w:date="2022-04-07T21:59:00Z">
        <w:r w:rsidRPr="55CE8438" w:rsidDel="00146316">
          <w:rPr>
            <w:rStyle w:val="md-plain"/>
            <w:color w:val="333333"/>
          </w:rPr>
          <w:delText xml:space="preserve">launch </w:delText>
        </w:r>
      </w:del>
      <w:ins w:id="340" w:author="Xu Jia" w:date="2022-04-07T21:59:00Z">
        <w:r w:rsidR="00827BCB" w:rsidRPr="55CE8438">
          <w:rPr>
            <w:rStyle w:val="md-plain"/>
            <w:color w:val="333333"/>
          </w:rPr>
          <w:t>Launch I</w:t>
        </w:r>
      </w:ins>
      <w:del w:id="341" w:author="Xu Jia" w:date="2022-04-07T21:59:00Z">
        <w:r w:rsidRPr="55CE8438" w:rsidDel="00146316">
          <w:rPr>
            <w:rStyle w:val="md-plain"/>
            <w:color w:val="333333"/>
          </w:rPr>
          <w:delText>i</w:delText>
        </w:r>
      </w:del>
      <w:r w:rsidRPr="55CE8438">
        <w:rPr>
          <w:rStyle w:val="md-plain"/>
          <w:color w:val="333333"/>
          <w:shd w:val="clear" w:color="auto" w:fill="FFFFFF"/>
        </w:rPr>
        <w:t>nstance</w:t>
      </w:r>
      <w:ins w:id="342" w:author="Xu Jia" w:date="2022-04-07T21:59:00Z">
        <w:r w:rsidR="00827BCB" w:rsidRPr="55CE8438">
          <w:rPr>
            <w:rStyle w:val="md-plain"/>
            <w:color w:val="333333"/>
          </w:rPr>
          <w:t>”</w:t>
        </w:r>
      </w:ins>
      <w:r w:rsidRPr="55CE8438">
        <w:rPr>
          <w:rStyle w:val="md-plain"/>
          <w:color w:val="333333"/>
          <w:shd w:val="clear" w:color="auto" w:fill="FFFFFF"/>
        </w:rPr>
        <w:t xml:space="preserve"> button to launch the </w:t>
      </w:r>
      <w:r w:rsidR="0058326E" w:rsidRPr="55CE8438">
        <w:rPr>
          <w:rStyle w:val="md-plain"/>
          <w:color w:val="333333"/>
          <w:shd w:val="clear" w:color="auto" w:fill="FFFFFF"/>
        </w:rPr>
        <w:t>VM. (</w:t>
      </w:r>
      <w:r w:rsidRPr="55CE8438">
        <w:rPr>
          <w:rStyle w:val="md-plain"/>
          <w:color w:val="333333"/>
          <w:shd w:val="clear" w:color="auto" w:fill="FFFFFF"/>
        </w:rPr>
        <w:t>As shown below)</w:t>
      </w:r>
    </w:p>
    <w:p w14:paraId="1ACC842E" w14:textId="6DF57F90" w:rsidR="007E3B70" w:rsidRDefault="006D2F52">
      <w:r>
        <w:rPr>
          <w:noProof/>
          <w:color w:val="2B579A"/>
          <w:shd w:val="clear" w:color="auto" w:fill="E6E6E6"/>
        </w:rPr>
        <w:lastRenderedPageBreak/>
        <w:drawing>
          <wp:inline distT="0" distB="0" distL="0" distR="0" wp14:anchorId="22F59638" wp14:editId="19D07A6E">
            <wp:extent cx="5400000" cy="1321582"/>
            <wp:effectExtent l="19050" t="19050" r="10795" b="1206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0" cy="1321582"/>
                    </a:xfrm>
                    <a:prstGeom prst="rect">
                      <a:avLst/>
                    </a:prstGeom>
                    <a:noFill/>
                    <a:ln w="3175">
                      <a:solidFill>
                        <a:schemeClr val="tx1"/>
                      </a:solidFill>
                    </a:ln>
                  </pic:spPr>
                </pic:pic>
              </a:graphicData>
            </a:graphic>
          </wp:inline>
        </w:drawing>
      </w:r>
    </w:p>
    <w:p w14:paraId="7E2BB198" w14:textId="332BB512" w:rsidR="006D2F52" w:rsidRDefault="00145D68">
      <w:r w:rsidRPr="00145D68">
        <w:t>After the instance launched, you can see the instance is under spawning:</w:t>
      </w:r>
    </w:p>
    <w:p w14:paraId="24656A3B" w14:textId="4AF80247" w:rsidR="006D2F52" w:rsidRDefault="00145D68">
      <w:r>
        <w:rPr>
          <w:noProof/>
          <w:color w:val="2B579A"/>
          <w:shd w:val="clear" w:color="auto" w:fill="E6E6E6"/>
        </w:rPr>
        <w:drawing>
          <wp:inline distT="0" distB="0" distL="0" distR="0" wp14:anchorId="5F81715E" wp14:editId="27367824">
            <wp:extent cx="5400000" cy="1756526"/>
            <wp:effectExtent l="19050" t="19050" r="10795" b="15240"/>
            <wp:docPr id="11" name="Picture 11"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emai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00" cy="1756526"/>
                    </a:xfrm>
                    <a:prstGeom prst="rect">
                      <a:avLst/>
                    </a:prstGeom>
                    <a:noFill/>
                    <a:ln w="3175">
                      <a:solidFill>
                        <a:schemeClr val="tx1"/>
                      </a:solidFill>
                    </a:ln>
                  </pic:spPr>
                </pic:pic>
              </a:graphicData>
            </a:graphic>
          </wp:inline>
        </w:drawing>
      </w:r>
    </w:p>
    <w:p w14:paraId="277C2C3F" w14:textId="17889EDB" w:rsidR="009D505A" w:rsidRDefault="009D505A" w:rsidP="55CE8438">
      <w:pPr>
        <w:rPr>
          <w:rStyle w:val="md-plain"/>
          <w:color w:val="333333"/>
          <w:shd w:val="clear" w:color="auto" w:fill="FFFFFF"/>
        </w:rPr>
      </w:pPr>
      <w:r w:rsidRPr="55CE8438">
        <w:rPr>
          <w:rStyle w:val="md-plain"/>
          <w:color w:val="333333"/>
          <w:shd w:val="clear" w:color="auto" w:fill="FFFFFF"/>
        </w:rPr>
        <w:t xml:space="preserve">When the </w:t>
      </w:r>
      <w:ins w:id="343" w:author="Xu Jia" w:date="2022-04-07T21:59:00Z">
        <w:r w:rsidR="00827BCB" w:rsidRPr="55CE8438">
          <w:rPr>
            <w:rStyle w:val="md-plain"/>
            <w:color w:val="333333"/>
          </w:rPr>
          <w:t>“</w:t>
        </w:r>
      </w:ins>
      <w:r w:rsidRPr="55CE8438">
        <w:rPr>
          <w:rStyle w:val="md-plain"/>
          <w:color w:val="333333"/>
          <w:shd w:val="clear" w:color="auto" w:fill="FFFFFF"/>
        </w:rPr>
        <w:t xml:space="preserve">Power </w:t>
      </w:r>
      <w:del w:id="344" w:author="Xu Jia" w:date="2022-04-07T21:59:00Z">
        <w:r w:rsidRPr="55CE8438" w:rsidDel="009D505A">
          <w:rPr>
            <w:rStyle w:val="md-plain"/>
            <w:color w:val="333333"/>
          </w:rPr>
          <w:delText xml:space="preserve">state </w:delText>
        </w:r>
      </w:del>
      <w:ins w:id="345" w:author="Xu Jia" w:date="2022-04-07T21:59:00Z">
        <w:r w:rsidR="00827BCB" w:rsidRPr="55CE8438">
          <w:rPr>
            <w:rStyle w:val="md-plain"/>
            <w:color w:val="333333"/>
          </w:rPr>
          <w:t>State</w:t>
        </w:r>
      </w:ins>
      <w:ins w:id="346" w:author="Xu Jia" w:date="2022-04-07T22:00:00Z">
        <w:r w:rsidR="00827BCB" w:rsidRPr="55CE8438">
          <w:rPr>
            <w:rStyle w:val="md-plain"/>
            <w:color w:val="333333"/>
          </w:rPr>
          <w:t>”</w:t>
        </w:r>
      </w:ins>
      <w:ins w:id="347" w:author="Xu Jia" w:date="2022-04-07T21:59:00Z">
        <w:r w:rsidR="00827BCB" w:rsidRPr="55CE8438">
          <w:rPr>
            <w:rStyle w:val="md-plain"/>
            <w:color w:val="333333"/>
          </w:rPr>
          <w:t xml:space="preserve"> </w:t>
        </w:r>
      </w:ins>
      <w:r w:rsidRPr="55CE8438">
        <w:rPr>
          <w:rStyle w:val="md-plain"/>
          <w:color w:val="333333"/>
          <w:shd w:val="clear" w:color="auto" w:fill="FFFFFF"/>
        </w:rPr>
        <w:t xml:space="preserve">shows </w:t>
      </w:r>
      <w:r w:rsidRPr="55CE8438">
        <w:rPr>
          <w:rStyle w:val="HTMLCode"/>
          <w:rFonts w:asciiTheme="minorHAnsi" w:eastAsiaTheme="minorEastAsia" w:hAnsiTheme="minorHAnsi" w:cstheme="minorBidi"/>
          <w:color w:val="333333"/>
          <w:sz w:val="22"/>
          <w:szCs w:val="22"/>
          <w:bdr w:val="single" w:sz="6" w:space="0" w:color="E7EAED" w:frame="1"/>
          <w:shd w:val="clear" w:color="auto" w:fill="F3F4F4"/>
        </w:rPr>
        <w:t>Running</w:t>
      </w:r>
      <w:r w:rsidRPr="55CE8438">
        <w:rPr>
          <w:rStyle w:val="md-plain"/>
          <w:color w:val="333333"/>
          <w:shd w:val="clear" w:color="auto" w:fill="FFFFFF"/>
        </w:rPr>
        <w:t xml:space="preserve">, the instance is ready </w:t>
      </w:r>
      <w:ins w:id="348" w:author="Florentiana Yuwono" w:date="2022-06-29T09:00:00Z">
        <w:r w:rsidRPr="55CE8438">
          <w:rPr>
            <w:rStyle w:val="md-plain"/>
            <w:color w:val="333333"/>
            <w:shd w:val="clear" w:color="auto" w:fill="FFFFFF"/>
          </w:rPr>
          <w:t>to be used</w:t>
        </w:r>
      </w:ins>
      <w:del w:id="349" w:author="Florentiana Yuwono" w:date="2022-06-29T09:00:00Z">
        <w:r w:rsidRPr="55CE8438" w:rsidDel="009D505A">
          <w:rPr>
            <w:rStyle w:val="md-plain"/>
            <w:color w:val="333333"/>
          </w:rPr>
          <w:delText>for using</w:delText>
        </w:r>
      </w:del>
      <w:r w:rsidRPr="55CE8438">
        <w:rPr>
          <w:rStyle w:val="md-plain"/>
          <w:color w:val="333333"/>
          <w:shd w:val="clear" w:color="auto" w:fill="FFFFFF"/>
        </w:rPr>
        <w:t>:</w:t>
      </w:r>
    </w:p>
    <w:p w14:paraId="50EA942B" w14:textId="454C4066" w:rsidR="00210007" w:rsidRDefault="00210007">
      <w:pPr>
        <w:rPr>
          <w:rFonts w:cstheme="minorHAnsi"/>
        </w:rPr>
      </w:pPr>
      <w:r>
        <w:rPr>
          <w:noProof/>
          <w:color w:val="2B579A"/>
          <w:shd w:val="clear" w:color="auto" w:fill="E6E6E6"/>
        </w:rPr>
        <w:drawing>
          <wp:inline distT="0" distB="0" distL="0" distR="0" wp14:anchorId="70526E6F" wp14:editId="73D39AC6">
            <wp:extent cx="5400000" cy="1383802"/>
            <wp:effectExtent l="19050" t="19050" r="10795" b="2603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00" cy="1383802"/>
                    </a:xfrm>
                    <a:prstGeom prst="rect">
                      <a:avLst/>
                    </a:prstGeom>
                    <a:noFill/>
                    <a:ln w="3175">
                      <a:solidFill>
                        <a:schemeClr val="tx1"/>
                      </a:solidFill>
                    </a:ln>
                  </pic:spPr>
                </pic:pic>
              </a:graphicData>
            </a:graphic>
          </wp:inline>
        </w:drawing>
      </w:r>
    </w:p>
    <w:p w14:paraId="194F5782" w14:textId="20384EF3" w:rsidR="00127C85" w:rsidRDefault="00127C85">
      <w:pPr>
        <w:rPr>
          <w:rFonts w:cstheme="minorHAnsi"/>
        </w:rPr>
      </w:pPr>
    </w:p>
    <w:p w14:paraId="2B397CD2" w14:textId="57765523" w:rsidR="004E7B0C" w:rsidRDefault="004E7B0C">
      <w:pPr>
        <w:rPr>
          <w:rFonts w:cstheme="minorHAnsi"/>
        </w:rPr>
      </w:pPr>
    </w:p>
    <w:p w14:paraId="71ACF92D" w14:textId="13E02EE8" w:rsidR="004E7B0C" w:rsidRDefault="004E7B0C">
      <w:pPr>
        <w:rPr>
          <w:rFonts w:cstheme="minorHAnsi"/>
        </w:rPr>
      </w:pPr>
    </w:p>
    <w:p w14:paraId="1A7441FE" w14:textId="79145A3A" w:rsidR="004E7B0C" w:rsidRDefault="004E7B0C">
      <w:pPr>
        <w:rPr>
          <w:rFonts w:cstheme="minorHAnsi"/>
        </w:rPr>
      </w:pPr>
    </w:p>
    <w:p w14:paraId="1CD662AD" w14:textId="67944735" w:rsidR="004E7B0C" w:rsidRDefault="004E7B0C">
      <w:pPr>
        <w:rPr>
          <w:rFonts w:cstheme="minorHAnsi"/>
        </w:rPr>
      </w:pPr>
    </w:p>
    <w:p w14:paraId="3E7CBD95" w14:textId="5281C43C" w:rsidR="004E7B0C" w:rsidRDefault="004E7B0C">
      <w:pPr>
        <w:rPr>
          <w:rFonts w:cstheme="minorHAnsi"/>
        </w:rPr>
      </w:pPr>
    </w:p>
    <w:p w14:paraId="57521A19" w14:textId="03C004EE" w:rsidR="004E7B0C" w:rsidRDefault="004E7B0C">
      <w:pPr>
        <w:rPr>
          <w:rFonts w:cstheme="minorHAnsi"/>
        </w:rPr>
      </w:pPr>
    </w:p>
    <w:p w14:paraId="7889DBC0" w14:textId="5BC044EB" w:rsidR="004E7B0C" w:rsidRDefault="004E7B0C">
      <w:pPr>
        <w:rPr>
          <w:rFonts w:cstheme="minorHAnsi"/>
        </w:rPr>
      </w:pPr>
    </w:p>
    <w:p w14:paraId="7A20C20F" w14:textId="55C1BFB8" w:rsidR="004E7B0C" w:rsidRDefault="004E7B0C">
      <w:pPr>
        <w:rPr>
          <w:rFonts w:cstheme="minorHAnsi"/>
        </w:rPr>
      </w:pPr>
    </w:p>
    <w:p w14:paraId="04E4E2DE" w14:textId="5BE01D23" w:rsidR="004E7B0C" w:rsidRDefault="004E7B0C">
      <w:pPr>
        <w:rPr>
          <w:rFonts w:cstheme="minorHAnsi"/>
        </w:rPr>
      </w:pPr>
    </w:p>
    <w:p w14:paraId="3FCAB449" w14:textId="77777777" w:rsidR="004E7B0C" w:rsidRDefault="004E7B0C">
      <w:pPr>
        <w:rPr>
          <w:rFonts w:cstheme="minorHAnsi"/>
        </w:rPr>
      </w:pPr>
    </w:p>
    <w:p w14:paraId="38F87811" w14:textId="73DAFF25" w:rsidR="00127C85" w:rsidRPr="00E132FC" w:rsidRDefault="00127C85" w:rsidP="00E132FC">
      <w:pPr>
        <w:pStyle w:val="Heading2"/>
        <w:rPr>
          <w:color w:val="auto"/>
        </w:rPr>
      </w:pPr>
      <w:bookmarkStart w:id="350" w:name="_Toc100267655"/>
      <w:r w:rsidRPr="00E132FC">
        <w:rPr>
          <w:rStyle w:val="md-plain"/>
          <w:color w:val="auto"/>
        </w:rPr>
        <w:lastRenderedPageBreak/>
        <w:t>2.3 Config the Windows VM Security Access</w:t>
      </w:r>
      <w:ins w:id="351" w:author="Liu yuancheng" w:date="2022-04-07T23:42:00Z">
        <w:r w:rsidR="006D02F6">
          <w:rPr>
            <w:rStyle w:val="md-plain"/>
            <w:color w:val="auto"/>
          </w:rPr>
          <w:t xml:space="preserve"> [</w:t>
        </w:r>
      </w:ins>
      <w:ins w:id="352" w:author="Liu yuancheng" w:date="2022-04-07T23:43:00Z">
        <w:r w:rsidR="006D02F6">
          <w:rPr>
            <w:rStyle w:val="md-plain"/>
            <w:color w:val="auto"/>
          </w:rPr>
          <w:t>Optional]</w:t>
        </w:r>
      </w:ins>
      <w:bookmarkEnd w:id="350"/>
      <w:r w:rsidRPr="00E132FC">
        <w:rPr>
          <w:rStyle w:val="md-plain"/>
          <w:color w:val="auto"/>
        </w:rPr>
        <w:t xml:space="preserve"> </w:t>
      </w:r>
    </w:p>
    <w:p w14:paraId="1534B8F5" w14:textId="77777777" w:rsidR="006F371E" w:rsidRDefault="006F371E">
      <w:pPr>
        <w:rPr>
          <w:ins w:id="353" w:author="Liu yuancheng" w:date="2022-04-07T23:43:00Z"/>
          <w:rFonts w:cstheme="minorHAnsi"/>
        </w:rPr>
      </w:pPr>
    </w:p>
    <w:p w14:paraId="1938644C" w14:textId="62986BA1" w:rsidR="00127C85" w:rsidRDefault="00827BCB">
      <w:pPr>
        <w:rPr>
          <w:ins w:id="354" w:author="Liu yuancheng" w:date="2022-04-07T23:43:00Z"/>
          <w:rFonts w:cstheme="minorHAnsi"/>
        </w:rPr>
      </w:pPr>
      <w:ins w:id="355" w:author="Xu Jia" w:date="2022-04-07T22:01:00Z">
        <w:del w:id="356" w:author="Liu yuancheng" w:date="2022-04-07T23:43:00Z">
          <w:r w:rsidDel="0064008F">
            <w:rPr>
              <w:rFonts w:cstheme="minorHAnsi"/>
            </w:rPr>
            <w:delText xml:space="preserve">TODO: </w:delText>
          </w:r>
        </w:del>
        <w:r>
          <w:rPr>
            <w:rFonts w:cstheme="minorHAnsi"/>
          </w:rPr>
          <w:t xml:space="preserve">The security and most networking settings </w:t>
        </w:r>
      </w:ins>
      <w:ins w:id="357" w:author="Liu yuancheng" w:date="2022-04-07T23:43:00Z">
        <w:r w:rsidR="005325C0">
          <w:rPr>
            <w:rFonts w:cstheme="minorHAnsi"/>
          </w:rPr>
          <w:t xml:space="preserve">will </w:t>
        </w:r>
      </w:ins>
      <w:ins w:id="358" w:author="Xu Jia" w:date="2022-04-07T22:01:00Z">
        <w:del w:id="359" w:author="Liu yuancheng" w:date="2022-04-07T23:43:00Z">
          <w:r w:rsidDel="005325C0">
            <w:rPr>
              <w:rFonts w:cstheme="minorHAnsi"/>
            </w:rPr>
            <w:delText xml:space="preserve">should </w:delText>
          </w:r>
        </w:del>
        <w:r>
          <w:rPr>
            <w:rFonts w:cstheme="minorHAnsi"/>
          </w:rPr>
          <w:t xml:space="preserve">be done by NCL staff. </w:t>
        </w:r>
      </w:ins>
      <w:ins w:id="360" w:author="Xu Jia" w:date="2022-04-07T22:02:00Z">
        <w:r>
          <w:rPr>
            <w:rFonts w:cstheme="minorHAnsi"/>
          </w:rPr>
          <w:t>External user/</w:t>
        </w:r>
        <w:del w:id="361" w:author="Liu yuancheng" w:date="2022-04-07T23:42:00Z">
          <w:r w:rsidDel="006D02F6">
            <w:rPr>
              <w:rFonts w:cstheme="minorHAnsi"/>
            </w:rPr>
            <w:delText>cutstomer</w:delText>
          </w:r>
        </w:del>
      </w:ins>
      <w:ins w:id="362" w:author="Liu yuancheng" w:date="2022-04-07T23:42:00Z">
        <w:r w:rsidR="006D02F6">
          <w:rPr>
            <w:rFonts w:cstheme="minorHAnsi"/>
          </w:rPr>
          <w:t>customer</w:t>
        </w:r>
      </w:ins>
      <w:ins w:id="363" w:author="Xu Jia" w:date="2022-04-07T22:02:00Z">
        <w:r>
          <w:rPr>
            <w:rFonts w:cstheme="minorHAnsi"/>
          </w:rPr>
          <w:t xml:space="preserve"> may just configure internal network among multiple VMs in his/her project.</w:t>
        </w:r>
      </w:ins>
      <w:ins w:id="364" w:author="Xu Jia" w:date="2022-04-07T22:01:00Z">
        <w:r>
          <w:rPr>
            <w:rFonts w:cstheme="minorHAnsi"/>
          </w:rPr>
          <w:t xml:space="preserve"> </w:t>
        </w:r>
      </w:ins>
    </w:p>
    <w:p w14:paraId="0C65F38E" w14:textId="77777777" w:rsidR="00E9222A" w:rsidRDefault="00E9222A">
      <w:pPr>
        <w:rPr>
          <w:rFonts w:cstheme="minorHAnsi"/>
        </w:rPr>
      </w:pPr>
    </w:p>
    <w:p w14:paraId="7B7EED91" w14:textId="3E6300BB" w:rsidR="00391A3A" w:rsidRPr="00391A3A" w:rsidRDefault="00391A3A" w:rsidP="00391A3A">
      <w:pPr>
        <w:pStyle w:val="Heading3"/>
        <w:rPr>
          <w:color w:val="auto"/>
        </w:rPr>
      </w:pPr>
      <w:bookmarkStart w:id="365" w:name="_Toc100267656"/>
      <w:r w:rsidRPr="00391A3A">
        <w:rPr>
          <w:color w:val="auto"/>
        </w:rPr>
        <w:t xml:space="preserve">2.3.1 </w:t>
      </w:r>
      <w:r w:rsidRPr="00391A3A">
        <w:rPr>
          <w:rStyle w:val="md-plain"/>
          <w:color w:val="auto"/>
        </w:rPr>
        <w:t xml:space="preserve">Config the </w:t>
      </w:r>
      <w:r w:rsidR="00090EE3">
        <w:rPr>
          <w:rStyle w:val="md-plain"/>
          <w:color w:val="auto"/>
        </w:rPr>
        <w:t>I</w:t>
      </w:r>
      <w:r w:rsidRPr="00391A3A">
        <w:rPr>
          <w:rStyle w:val="md-plain"/>
          <w:color w:val="auto"/>
        </w:rPr>
        <w:t xml:space="preserve">nstance </w:t>
      </w:r>
      <w:r w:rsidR="00CE18AB">
        <w:rPr>
          <w:rStyle w:val="md-plain"/>
          <w:color w:val="auto"/>
        </w:rPr>
        <w:t>N</w:t>
      </w:r>
      <w:r w:rsidRPr="00391A3A">
        <w:rPr>
          <w:rStyle w:val="md-plain"/>
          <w:color w:val="auto"/>
        </w:rPr>
        <w:t xml:space="preserve">etwork </w:t>
      </w:r>
      <w:r w:rsidR="0058281B">
        <w:rPr>
          <w:rStyle w:val="md-plain"/>
          <w:color w:val="auto"/>
        </w:rPr>
        <w:t>S</w:t>
      </w:r>
      <w:r w:rsidRPr="00391A3A">
        <w:rPr>
          <w:rStyle w:val="md-plain"/>
          <w:color w:val="auto"/>
        </w:rPr>
        <w:t xml:space="preserve">ecurity </w:t>
      </w:r>
      <w:r w:rsidR="0058281B">
        <w:rPr>
          <w:rStyle w:val="md-plain"/>
          <w:color w:val="auto"/>
        </w:rPr>
        <w:t>G</w:t>
      </w:r>
      <w:r w:rsidRPr="00391A3A">
        <w:rPr>
          <w:rStyle w:val="md-plain"/>
          <w:color w:val="auto"/>
        </w:rPr>
        <w:t>roup</w:t>
      </w:r>
      <w:bookmarkEnd w:id="365"/>
      <w:ins w:id="366" w:author="Liu yuancheng" w:date="2022-04-07T23:47:00Z">
        <w:r w:rsidR="009A3B43">
          <w:rPr>
            <w:rStyle w:val="md-plain"/>
            <w:color w:val="auto"/>
          </w:rPr>
          <w:t xml:space="preserve"> [Optional]</w:t>
        </w:r>
      </w:ins>
    </w:p>
    <w:p w14:paraId="3028949A" w14:textId="101C47AC" w:rsidR="00391A3A" w:rsidRDefault="00391A3A">
      <w:pPr>
        <w:rPr>
          <w:rFonts w:cstheme="minorHAnsi"/>
        </w:rPr>
      </w:pPr>
    </w:p>
    <w:p w14:paraId="27F65BBD" w14:textId="40508099" w:rsidR="00391A3A" w:rsidRPr="004E7B0C" w:rsidRDefault="00090EE3">
      <w:pPr>
        <w:rPr>
          <w:rFonts w:cstheme="minorHAnsi"/>
          <w:color w:val="333333"/>
          <w:shd w:val="clear" w:color="auto" w:fill="FFFFFF"/>
        </w:rPr>
      </w:pPr>
      <w:r w:rsidRPr="005325C1">
        <w:rPr>
          <w:rFonts w:cstheme="minorHAnsi"/>
          <w:b/>
          <w:bCs/>
          <w:color w:val="333333"/>
          <w:shd w:val="clear" w:color="auto" w:fill="FFFFFF"/>
        </w:rPr>
        <w:t>Step</w:t>
      </w:r>
      <w:ins w:id="367" w:author="Liu yuancheng" w:date="2022-04-08T13:40:00Z">
        <w:r w:rsidR="00F140B2">
          <w:rPr>
            <w:rFonts w:cstheme="minorHAnsi"/>
            <w:b/>
            <w:bCs/>
            <w:color w:val="333333"/>
            <w:shd w:val="clear" w:color="auto" w:fill="FFFFFF"/>
          </w:rPr>
          <w:t>_</w:t>
        </w:r>
      </w:ins>
      <w:del w:id="368" w:author="Liu yuancheng" w:date="2022-04-08T13:40:00Z">
        <w:r w:rsidRPr="005325C1" w:rsidDel="00F140B2">
          <w:rPr>
            <w:rFonts w:cstheme="minorHAnsi"/>
            <w:b/>
            <w:bCs/>
            <w:color w:val="333333"/>
            <w:shd w:val="clear" w:color="auto" w:fill="FFFFFF"/>
          </w:rPr>
          <w:delText xml:space="preserve"> </w:delText>
        </w:r>
      </w:del>
      <w:r w:rsidRPr="005325C1">
        <w:rPr>
          <w:rFonts w:cstheme="minorHAnsi"/>
          <w:b/>
          <w:bCs/>
          <w:color w:val="333333"/>
          <w:shd w:val="clear" w:color="auto" w:fill="FFFFFF"/>
        </w:rPr>
        <w:t>1</w:t>
      </w:r>
      <w:r w:rsidRPr="004E7B0C">
        <w:rPr>
          <w:rFonts w:cstheme="minorHAnsi"/>
          <w:color w:val="333333"/>
          <w:shd w:val="clear" w:color="auto" w:fill="FFFFFF"/>
        </w:rPr>
        <w:t xml:space="preserve">: </w:t>
      </w:r>
      <w:r w:rsidR="00B17A28">
        <w:rPr>
          <w:rFonts w:cstheme="minorHAnsi"/>
          <w:color w:val="333333"/>
          <w:shd w:val="clear" w:color="auto" w:fill="FFFFFF"/>
        </w:rPr>
        <w:t>S</w:t>
      </w:r>
      <w:r w:rsidRPr="004E7B0C">
        <w:rPr>
          <w:rFonts w:cstheme="minorHAnsi"/>
          <w:color w:val="333333"/>
          <w:shd w:val="clear" w:color="auto" w:fill="FFFFFF"/>
        </w:rPr>
        <w:t xml:space="preserve">elect </w:t>
      </w:r>
      <w:r w:rsidR="00DA5F75">
        <w:rPr>
          <w:rFonts w:cstheme="minorHAnsi"/>
          <w:color w:val="333333"/>
          <w:shd w:val="clear" w:color="auto" w:fill="FFFFFF"/>
        </w:rPr>
        <w:t>“</w:t>
      </w:r>
      <w:r w:rsidR="00B17A28" w:rsidRPr="00DA5F75">
        <w:rPr>
          <w:rFonts w:cstheme="minorHAnsi"/>
          <w:b/>
          <w:bCs/>
          <w:color w:val="333333"/>
          <w:shd w:val="clear" w:color="auto" w:fill="FFFFFF"/>
        </w:rPr>
        <w:t xml:space="preserve">Edit </w:t>
      </w:r>
      <w:r w:rsidRPr="00DA5F75">
        <w:rPr>
          <w:rFonts w:cstheme="minorHAnsi"/>
          <w:b/>
          <w:bCs/>
          <w:color w:val="333333"/>
          <w:shd w:val="clear" w:color="auto" w:fill="FFFFFF"/>
        </w:rPr>
        <w:t>security group</w:t>
      </w:r>
      <w:r w:rsidR="00DA5F75">
        <w:rPr>
          <w:rFonts w:cstheme="minorHAnsi"/>
          <w:color w:val="333333"/>
          <w:shd w:val="clear" w:color="auto" w:fill="FFFFFF"/>
        </w:rPr>
        <w:t>”</w:t>
      </w:r>
      <w:r w:rsidRPr="004E7B0C">
        <w:rPr>
          <w:rFonts w:cstheme="minorHAnsi"/>
          <w:color w:val="333333"/>
          <w:shd w:val="clear" w:color="auto" w:fill="FFFFFF"/>
        </w:rPr>
        <w:t xml:space="preserve"> in the instance actions drop down menu:</w:t>
      </w:r>
    </w:p>
    <w:p w14:paraId="4D353CA4" w14:textId="26222081" w:rsidR="00EC5E01" w:rsidRDefault="004E7B0C">
      <w:pPr>
        <w:rPr>
          <w:rFonts w:cstheme="minorHAnsi"/>
        </w:rPr>
      </w:pPr>
      <w:r>
        <w:rPr>
          <w:noProof/>
          <w:color w:val="2B579A"/>
          <w:shd w:val="clear" w:color="auto" w:fill="E6E6E6"/>
        </w:rPr>
        <w:drawing>
          <wp:inline distT="0" distB="0" distL="0" distR="0" wp14:anchorId="7F86A5D6" wp14:editId="0A32C753">
            <wp:extent cx="5400000" cy="2653335"/>
            <wp:effectExtent l="19050" t="19050" r="10795" b="1397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00" cy="2653335"/>
                    </a:xfrm>
                    <a:prstGeom prst="rect">
                      <a:avLst/>
                    </a:prstGeom>
                    <a:noFill/>
                    <a:ln w="3175">
                      <a:solidFill>
                        <a:schemeClr val="tx1"/>
                      </a:solidFill>
                    </a:ln>
                  </pic:spPr>
                </pic:pic>
              </a:graphicData>
            </a:graphic>
          </wp:inline>
        </w:drawing>
      </w:r>
    </w:p>
    <w:p w14:paraId="34E79BF6" w14:textId="70A77F6A" w:rsidR="00EC5E01" w:rsidRDefault="00EC5E01" w:rsidP="00672951">
      <w:pPr>
        <w:jc w:val="both"/>
        <w:rPr>
          <w:rStyle w:val="md-plain"/>
          <w:rFonts w:cstheme="minorHAnsi"/>
          <w:color w:val="333333"/>
          <w:shd w:val="clear" w:color="auto" w:fill="FFFFFF"/>
        </w:rPr>
      </w:pPr>
      <w:r w:rsidRPr="005325C1">
        <w:rPr>
          <w:rStyle w:val="md-plain"/>
          <w:rFonts w:cstheme="minorHAnsi"/>
          <w:b/>
          <w:bCs/>
          <w:color w:val="333333"/>
          <w:shd w:val="clear" w:color="auto" w:fill="FFFFFF"/>
        </w:rPr>
        <w:t>Step</w:t>
      </w:r>
      <w:ins w:id="369" w:author="Liu yuancheng" w:date="2022-04-08T13:40:00Z">
        <w:r w:rsidR="00DC20EE">
          <w:rPr>
            <w:rStyle w:val="md-plain"/>
            <w:rFonts w:cstheme="minorHAnsi"/>
            <w:b/>
            <w:bCs/>
            <w:color w:val="333333"/>
            <w:shd w:val="clear" w:color="auto" w:fill="FFFFFF"/>
          </w:rPr>
          <w:t>_</w:t>
        </w:r>
      </w:ins>
      <w:del w:id="370" w:author="Liu yuancheng" w:date="2022-04-08T13:40:00Z">
        <w:r w:rsidRPr="005325C1" w:rsidDel="00DC20EE">
          <w:rPr>
            <w:rStyle w:val="md-plain"/>
            <w:rFonts w:cstheme="minorHAnsi"/>
            <w:b/>
            <w:bCs/>
            <w:color w:val="333333"/>
            <w:shd w:val="clear" w:color="auto" w:fill="FFFFFF"/>
          </w:rPr>
          <w:delText xml:space="preserve"> </w:delText>
        </w:r>
      </w:del>
      <w:r w:rsidRPr="005325C1">
        <w:rPr>
          <w:rStyle w:val="md-plain"/>
          <w:rFonts w:cstheme="minorHAnsi"/>
          <w:b/>
          <w:bCs/>
          <w:color w:val="333333"/>
          <w:shd w:val="clear" w:color="auto" w:fill="FFFFFF"/>
        </w:rPr>
        <w:t>2</w:t>
      </w:r>
      <w:r w:rsidRPr="008A62C5">
        <w:rPr>
          <w:rStyle w:val="md-plain"/>
          <w:rFonts w:cstheme="minorHAnsi"/>
          <w:color w:val="333333"/>
          <w:shd w:val="clear" w:color="auto" w:fill="FFFFFF"/>
        </w:rPr>
        <w:t>: Select the security group you want to add to the instance</w:t>
      </w:r>
      <w:r w:rsidR="00672951">
        <w:rPr>
          <w:rStyle w:val="md-plain"/>
          <w:rFonts w:cstheme="minorHAnsi"/>
          <w:color w:val="333333"/>
          <w:shd w:val="clear" w:color="auto" w:fill="FFFFFF"/>
        </w:rPr>
        <w:t xml:space="preserve"> as shown below</w:t>
      </w:r>
      <w:r w:rsidRPr="008A62C5">
        <w:rPr>
          <w:rStyle w:val="md-plain"/>
          <w:rFonts w:cstheme="minorHAnsi"/>
          <w:color w:val="333333"/>
          <w:shd w:val="clear" w:color="auto" w:fill="FFFFFF"/>
        </w:rPr>
        <w:t xml:space="preserve"> (we prefer</w:t>
      </w:r>
      <w:r w:rsidR="00A9014A">
        <w:rPr>
          <w:rStyle w:val="md-plain"/>
          <w:rFonts w:cstheme="minorHAnsi"/>
          <w:color w:val="333333"/>
          <w:shd w:val="clear" w:color="auto" w:fill="FFFFFF"/>
        </w:rPr>
        <w:t xml:space="preserve"> the </w:t>
      </w:r>
      <w:r w:rsidRPr="008A62C5">
        <w:rPr>
          <w:rStyle w:val="HTMLCode"/>
          <w:rFonts w:asciiTheme="minorHAnsi" w:eastAsiaTheme="minorEastAsia" w:hAnsiTheme="minorHAnsi" w:cstheme="minorHAnsi"/>
          <w:color w:val="333333"/>
          <w:sz w:val="22"/>
          <w:szCs w:val="22"/>
          <w:bdr w:val="single" w:sz="6" w:space="0" w:color="E7EAED" w:frame="1"/>
          <w:shd w:val="clear" w:color="auto" w:fill="F3F4F4"/>
        </w:rPr>
        <w:t>default_no_internet</w:t>
      </w:r>
      <w:r w:rsidRPr="008A62C5">
        <w:rPr>
          <w:rStyle w:val="md-plain"/>
          <w:rFonts w:cstheme="minorHAnsi"/>
          <w:color w:val="333333"/>
          <w:shd w:val="clear" w:color="auto" w:fill="FFFFFF"/>
        </w:rPr>
        <w:t>):</w:t>
      </w:r>
    </w:p>
    <w:p w14:paraId="4846AFF5" w14:textId="1EC7A558" w:rsidR="00532C00" w:rsidRDefault="005325C1" w:rsidP="00672951">
      <w:pPr>
        <w:jc w:val="both"/>
        <w:rPr>
          <w:rFonts w:cstheme="minorHAnsi"/>
        </w:rPr>
      </w:pPr>
      <w:r>
        <w:rPr>
          <w:noProof/>
          <w:color w:val="2B579A"/>
          <w:shd w:val="clear" w:color="auto" w:fill="E6E6E6"/>
        </w:rPr>
        <w:drawing>
          <wp:inline distT="0" distB="0" distL="0" distR="0" wp14:anchorId="549F7E1E" wp14:editId="6FAA92D3">
            <wp:extent cx="5400000" cy="2643164"/>
            <wp:effectExtent l="19050" t="19050" r="10795" b="2413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00" cy="2643164"/>
                    </a:xfrm>
                    <a:prstGeom prst="rect">
                      <a:avLst/>
                    </a:prstGeom>
                    <a:noFill/>
                    <a:ln w="3175">
                      <a:solidFill>
                        <a:schemeClr val="tx1"/>
                      </a:solidFill>
                    </a:ln>
                  </pic:spPr>
                </pic:pic>
              </a:graphicData>
            </a:graphic>
          </wp:inline>
        </w:drawing>
      </w:r>
    </w:p>
    <w:p w14:paraId="5A29E7F1" w14:textId="1F7887E7" w:rsidR="00532C00" w:rsidRDefault="00532C00" w:rsidP="00672951">
      <w:pPr>
        <w:jc w:val="both"/>
        <w:rPr>
          <w:rFonts w:cstheme="minorHAnsi"/>
        </w:rPr>
      </w:pPr>
      <w:r w:rsidRPr="000303A5">
        <w:rPr>
          <w:rFonts w:cstheme="minorHAnsi"/>
          <w:b/>
          <w:bCs/>
        </w:rPr>
        <w:t>Note</w:t>
      </w:r>
      <w:r>
        <w:rPr>
          <w:rFonts w:cstheme="minorHAnsi"/>
        </w:rPr>
        <w:t xml:space="preserve">: We prefer </w:t>
      </w:r>
      <w:r w:rsidR="00D41805">
        <w:rPr>
          <w:rFonts w:cstheme="minorHAnsi"/>
        </w:rPr>
        <w:t xml:space="preserve">user use </w:t>
      </w:r>
      <w:r>
        <w:rPr>
          <w:rFonts w:cstheme="minorHAnsi"/>
        </w:rPr>
        <w:t>the security group config</w:t>
      </w:r>
      <w:r w:rsidR="00B136DB">
        <w:rPr>
          <w:rFonts w:cstheme="minorHAnsi"/>
        </w:rPr>
        <w:t>ed</w:t>
      </w:r>
      <w:r>
        <w:rPr>
          <w:rFonts w:cstheme="minorHAnsi"/>
        </w:rPr>
        <w:t xml:space="preserve"> below: </w:t>
      </w:r>
    </w:p>
    <w:p w14:paraId="1BA1EAB0" w14:textId="1247BC0D" w:rsidR="00696666" w:rsidRPr="00696666" w:rsidRDefault="00696666" w:rsidP="00696666">
      <w:pPr>
        <w:pStyle w:val="ListParagraph"/>
        <w:numPr>
          <w:ilvl w:val="0"/>
          <w:numId w:val="5"/>
        </w:numPr>
        <w:jc w:val="both"/>
        <w:rPr>
          <w:rStyle w:val="md-plain"/>
          <w:rFonts w:cstheme="minorHAnsi"/>
          <w:color w:val="333333"/>
          <w:shd w:val="clear" w:color="auto" w:fill="FFFFFF"/>
        </w:rPr>
      </w:pPr>
      <w:r w:rsidRPr="00696666">
        <w:rPr>
          <w:rStyle w:val="md-plain"/>
          <w:rFonts w:cstheme="minorHAnsi"/>
          <w:b/>
          <w:bCs/>
          <w:color w:val="333333"/>
          <w:shd w:val="clear" w:color="auto" w:fill="FFFFFF"/>
        </w:rPr>
        <w:t>Default</w:t>
      </w:r>
      <w:r w:rsidRPr="00696666">
        <w:rPr>
          <w:rStyle w:val="md-plain"/>
          <w:rFonts w:cstheme="minorHAnsi"/>
          <w:color w:val="333333"/>
          <w:shd w:val="clear" w:color="auto" w:fill="FFFFFF"/>
        </w:rPr>
        <w:t xml:space="preserve"> [internet, SSH, </w:t>
      </w:r>
      <w:r w:rsidR="00660B8F" w:rsidRPr="00696666">
        <w:rPr>
          <w:rStyle w:val="md-plain"/>
          <w:rFonts w:cstheme="minorHAnsi"/>
          <w:color w:val="333333"/>
          <w:shd w:val="clear" w:color="auto" w:fill="FFFFFF"/>
        </w:rPr>
        <w:t>RDP]</w:t>
      </w:r>
      <w:r w:rsidR="00FA44AA">
        <w:rPr>
          <w:rStyle w:val="md-plain"/>
          <w:rFonts w:cstheme="minorHAnsi"/>
          <w:color w:val="333333"/>
          <w:shd w:val="clear" w:color="auto" w:fill="FFFFFF"/>
        </w:rPr>
        <w:t xml:space="preserve">; </w:t>
      </w:r>
    </w:p>
    <w:p w14:paraId="30D9E034" w14:textId="3D55B03C" w:rsidR="00696666" w:rsidRPr="00696666" w:rsidRDefault="00696666" w:rsidP="00696666">
      <w:pPr>
        <w:pStyle w:val="ListParagraph"/>
        <w:numPr>
          <w:ilvl w:val="0"/>
          <w:numId w:val="5"/>
        </w:numPr>
        <w:jc w:val="both"/>
        <w:rPr>
          <w:rFonts w:cstheme="minorHAnsi"/>
        </w:rPr>
      </w:pPr>
      <w:r w:rsidRPr="00696666">
        <w:rPr>
          <w:rStyle w:val="md-plain"/>
          <w:rFonts w:cstheme="minorHAnsi"/>
          <w:b/>
          <w:bCs/>
          <w:color w:val="333333"/>
          <w:shd w:val="clear" w:color="auto" w:fill="FFFFFF"/>
        </w:rPr>
        <w:t>Default_no_internet</w:t>
      </w:r>
      <w:r w:rsidRPr="00696666">
        <w:rPr>
          <w:rStyle w:val="md-plain"/>
          <w:rFonts w:cstheme="minorHAnsi"/>
          <w:color w:val="333333"/>
          <w:shd w:val="clear" w:color="auto" w:fill="FFFFFF"/>
        </w:rPr>
        <w:t xml:space="preserve"> [RDP, SSH</w:t>
      </w:r>
      <w:r w:rsidR="00660B8F" w:rsidRPr="00696666">
        <w:rPr>
          <w:rStyle w:val="md-plain"/>
          <w:rFonts w:cstheme="minorHAnsi"/>
          <w:color w:val="333333"/>
          <w:shd w:val="clear" w:color="auto" w:fill="FFFFFF"/>
        </w:rPr>
        <w:t>]</w:t>
      </w:r>
      <w:r w:rsidR="00660B8F">
        <w:rPr>
          <w:rStyle w:val="md-plain"/>
          <w:rFonts w:cstheme="minorHAnsi"/>
          <w:color w:val="333333"/>
          <w:shd w:val="clear" w:color="auto" w:fill="FFFFFF"/>
        </w:rPr>
        <w:t>;</w:t>
      </w:r>
    </w:p>
    <w:p w14:paraId="11DE1037" w14:textId="6FEDCBC6" w:rsidR="00D55F96" w:rsidDel="008046EB" w:rsidRDefault="000F4D6D" w:rsidP="00672951">
      <w:pPr>
        <w:jc w:val="both"/>
        <w:rPr>
          <w:del w:id="371" w:author="Liu yuancheng" w:date="2022-04-07T23:44:00Z"/>
          <w:rFonts w:cstheme="minorHAnsi"/>
        </w:rPr>
      </w:pPr>
      <w:del w:id="372" w:author="Liu yuancheng" w:date="2022-04-07T23:44:00Z">
        <w:r w:rsidRPr="6A3C1A0D" w:rsidDel="000F4D6D">
          <w:lastRenderedPageBreak/>
          <w:delText>The detail network police rule</w:delText>
        </w:r>
        <w:r w:rsidRPr="6A3C1A0D" w:rsidDel="00E659E0">
          <w:delText>s of Default and Default_no_internet</w:delText>
        </w:r>
        <w:r w:rsidRPr="6A3C1A0D" w:rsidDel="000F4D6D">
          <w:delText xml:space="preserve"> </w:delText>
        </w:r>
        <w:r w:rsidRPr="6A3C1A0D" w:rsidDel="00E659E0">
          <w:delText>are</w:delText>
        </w:r>
        <w:r w:rsidRPr="6A3C1A0D" w:rsidDel="000F4D6D">
          <w:delText xml:space="preserve"> shown below:</w:delText>
        </w:r>
      </w:del>
    </w:p>
    <w:p w14:paraId="1CA5323C" w14:textId="13247EAB" w:rsidR="6A3C1A0D" w:rsidRDefault="6A3C1A0D" w:rsidP="6A3C1A0D">
      <w:pPr>
        <w:jc w:val="both"/>
        <w:rPr>
          <w:ins w:id="373" w:author="Florentiana Yuwono" w:date="2022-07-12T03:30:00Z"/>
        </w:rPr>
      </w:pPr>
    </w:p>
    <w:p w14:paraId="6C92B967" w14:textId="56C31E9F" w:rsidR="6A3C1A0D" w:rsidRDefault="6A3C1A0D" w:rsidP="6A3C1A0D">
      <w:pPr>
        <w:jc w:val="both"/>
        <w:rPr>
          <w:ins w:id="374" w:author="Florentiana Yuwono" w:date="2022-07-12T03:31:00Z"/>
        </w:rPr>
      </w:pPr>
      <w:commentRangeStart w:id="375"/>
      <w:ins w:id="376" w:author="Florentiana Yuwono" w:date="2022-07-12T03:30:00Z">
        <w:r w:rsidRPr="6A3C1A0D">
          <w:t>To check th</w:t>
        </w:r>
      </w:ins>
      <w:ins w:id="377" w:author="Florentiana Yuwono" w:date="2022-07-12T03:31:00Z">
        <w:r w:rsidRPr="6A3C1A0D">
          <w:t>e configuration of the security group, follow the steps below:</w:t>
        </w:r>
      </w:ins>
      <w:commentRangeEnd w:id="375"/>
      <w:r>
        <w:rPr>
          <w:rStyle w:val="CommentReference"/>
        </w:rPr>
        <w:commentReference w:id="375"/>
      </w:r>
    </w:p>
    <w:p w14:paraId="43F7236B" w14:textId="0E104D3B" w:rsidR="6A3C1A0D" w:rsidRDefault="6A3C1A0D">
      <w:pPr>
        <w:pStyle w:val="ListParagraph"/>
        <w:numPr>
          <w:ilvl w:val="0"/>
          <w:numId w:val="1"/>
        </w:numPr>
        <w:jc w:val="both"/>
        <w:rPr>
          <w:ins w:id="378" w:author="Florentiana Yuwono" w:date="2022-07-12T03:32:00Z"/>
        </w:rPr>
        <w:pPrChange w:id="379" w:author="Florentiana Yuwono" w:date="2022-07-12T03:31:00Z">
          <w:pPr>
            <w:jc w:val="both"/>
          </w:pPr>
        </w:pPrChange>
      </w:pPr>
      <w:ins w:id="380" w:author="Florentiana Yuwono" w:date="2022-07-12T03:31:00Z">
        <w:r w:rsidRPr="6A3C1A0D">
          <w:t>Go to “Project”, choose “Network” and select “</w:t>
        </w:r>
      </w:ins>
      <w:ins w:id="381" w:author="Florentiana Yuwono" w:date="2022-07-12T03:32:00Z">
        <w:r w:rsidRPr="6A3C1A0D">
          <w:t>Security Group”.</w:t>
        </w:r>
      </w:ins>
    </w:p>
    <w:p w14:paraId="0567869D" w14:textId="0153DF9E" w:rsidR="6A3C1A0D" w:rsidRDefault="6A3C1A0D">
      <w:pPr>
        <w:pStyle w:val="ListParagraph"/>
        <w:numPr>
          <w:ilvl w:val="0"/>
          <w:numId w:val="1"/>
        </w:numPr>
        <w:jc w:val="both"/>
        <w:rPr>
          <w:ins w:id="382" w:author="Florentiana Yuwono" w:date="2022-07-12T03:30:00Z"/>
        </w:rPr>
        <w:pPrChange w:id="383" w:author="Florentiana Yuwono" w:date="2022-07-12T03:32:00Z">
          <w:pPr/>
        </w:pPrChange>
      </w:pPr>
      <w:ins w:id="384" w:author="Florentiana Yuwono" w:date="2022-07-12T03:32:00Z">
        <w:r w:rsidRPr="6A3C1A0D">
          <w:t xml:space="preserve">Check if the </w:t>
        </w:r>
      </w:ins>
      <w:ins w:id="385" w:author="Florentiana Yuwono" w:date="2022-07-12T03:33:00Z">
        <w:r w:rsidRPr="6A3C1A0D">
          <w:t>rules are as outlined below.</w:t>
        </w:r>
      </w:ins>
    </w:p>
    <w:p w14:paraId="201B24FB" w14:textId="415C3782" w:rsidR="00135C37" w:rsidRDefault="00135C37" w:rsidP="00672951">
      <w:pPr>
        <w:jc w:val="both"/>
        <w:rPr>
          <w:rFonts w:cstheme="minorHAnsi"/>
        </w:rPr>
      </w:pPr>
      <w:r>
        <w:rPr>
          <w:rFonts w:cstheme="minorHAnsi"/>
        </w:rPr>
        <w:t>Default</w:t>
      </w:r>
      <w:ins w:id="386" w:author="Liu yuancheng" w:date="2022-04-07T23:44:00Z">
        <w:r w:rsidR="00E9222A">
          <w:rPr>
            <w:rFonts w:cstheme="minorHAnsi"/>
          </w:rPr>
          <w:t xml:space="preserve"> network police rules</w:t>
        </w:r>
      </w:ins>
      <w:r>
        <w:rPr>
          <w:rFonts w:cstheme="minorHAnsi"/>
        </w:rPr>
        <w:t>:</w:t>
      </w:r>
    </w:p>
    <w:p w14:paraId="18216BB3" w14:textId="4E252349" w:rsidR="00205474" w:rsidRDefault="00532C00" w:rsidP="00672951">
      <w:pPr>
        <w:jc w:val="both"/>
        <w:rPr>
          <w:rFonts w:cstheme="minorHAnsi"/>
        </w:rPr>
      </w:pPr>
      <w:r>
        <w:rPr>
          <w:noProof/>
          <w:color w:val="2B579A"/>
          <w:shd w:val="clear" w:color="auto" w:fill="E6E6E6"/>
        </w:rPr>
        <w:drawing>
          <wp:inline distT="0" distB="0" distL="0" distR="0" wp14:anchorId="3E4580D6" wp14:editId="22D177D3">
            <wp:extent cx="5400000" cy="1974296"/>
            <wp:effectExtent l="19050" t="19050" r="10795" b="2603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00" cy="1974296"/>
                    </a:xfrm>
                    <a:prstGeom prst="rect">
                      <a:avLst/>
                    </a:prstGeom>
                    <a:noFill/>
                    <a:ln w="3175">
                      <a:solidFill>
                        <a:schemeClr val="tx1"/>
                      </a:solidFill>
                    </a:ln>
                  </pic:spPr>
                </pic:pic>
              </a:graphicData>
            </a:graphic>
          </wp:inline>
        </w:drawing>
      </w:r>
    </w:p>
    <w:p w14:paraId="01C797FE" w14:textId="5AC35BA4" w:rsidR="00205474" w:rsidRDefault="00205474" w:rsidP="00672951">
      <w:pPr>
        <w:jc w:val="both"/>
        <w:rPr>
          <w:rFonts w:cstheme="minorHAnsi"/>
        </w:rPr>
      </w:pPr>
      <w:r>
        <w:rPr>
          <w:rFonts w:cstheme="minorHAnsi"/>
        </w:rPr>
        <w:t>Default_no_internet</w:t>
      </w:r>
      <w:ins w:id="387" w:author="Liu yuancheng" w:date="2022-04-07T23:44:00Z">
        <w:r w:rsidR="008046EB">
          <w:rPr>
            <w:rFonts w:cstheme="minorHAnsi"/>
          </w:rPr>
          <w:t xml:space="preserve"> network police rules</w:t>
        </w:r>
      </w:ins>
      <w:r w:rsidR="008D7DA9">
        <w:rPr>
          <w:rFonts w:cstheme="minorHAnsi"/>
        </w:rPr>
        <w:t>:</w:t>
      </w:r>
    </w:p>
    <w:p w14:paraId="41889495" w14:textId="2020747C" w:rsidR="00517AAF" w:rsidRDefault="00517AAF" w:rsidP="00672951">
      <w:pPr>
        <w:jc w:val="both"/>
        <w:rPr>
          <w:rFonts w:cstheme="minorHAnsi"/>
        </w:rPr>
      </w:pPr>
      <w:r>
        <w:rPr>
          <w:noProof/>
          <w:color w:val="2B579A"/>
          <w:shd w:val="clear" w:color="auto" w:fill="E6E6E6"/>
        </w:rPr>
        <w:drawing>
          <wp:inline distT="0" distB="0" distL="0" distR="0" wp14:anchorId="796FAFC8" wp14:editId="2A5A6F3A">
            <wp:extent cx="5400000" cy="1627298"/>
            <wp:effectExtent l="19050" t="19050" r="10795" b="1143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00" cy="1627298"/>
                    </a:xfrm>
                    <a:prstGeom prst="rect">
                      <a:avLst/>
                    </a:prstGeom>
                    <a:noFill/>
                    <a:ln w="3175">
                      <a:solidFill>
                        <a:schemeClr val="tx1"/>
                      </a:solidFill>
                    </a:ln>
                  </pic:spPr>
                </pic:pic>
              </a:graphicData>
            </a:graphic>
          </wp:inline>
        </w:drawing>
      </w:r>
    </w:p>
    <w:p w14:paraId="34A4F713" w14:textId="77777777" w:rsidR="00502B2F" w:rsidRDefault="00502B2F" w:rsidP="00502B2F">
      <w:pPr>
        <w:pStyle w:val="Heading5"/>
        <w:rPr>
          <w:ins w:id="388" w:author="Florentiana Yuwono" w:date="2022-07-12T03:33:00Z"/>
          <w:rStyle w:val="md-plain"/>
          <w:rFonts w:ascii="Open Sans" w:hAnsi="Open Sans" w:cs="Open Sans"/>
          <w:color w:val="333333"/>
          <w:sz w:val="24"/>
          <w:szCs w:val="24"/>
        </w:rPr>
      </w:pPr>
    </w:p>
    <w:p w14:paraId="67331C29" w14:textId="42211B12" w:rsidR="6A3C1A0D" w:rsidRDefault="6A3C1A0D">
      <w:pPr>
        <w:pStyle w:val="ListParagraph"/>
        <w:numPr>
          <w:ilvl w:val="0"/>
          <w:numId w:val="1"/>
        </w:numPr>
        <w:rPr>
          <w:ins w:id="389" w:author="Florentiana Yuwono" w:date="2022-07-12T03:34:00Z"/>
        </w:rPr>
        <w:pPrChange w:id="390" w:author="Florentiana Yuwono" w:date="2022-07-12T03:33:00Z">
          <w:pPr>
            <w:pStyle w:val="Heading5"/>
          </w:pPr>
        </w:pPrChange>
      </w:pPr>
      <w:ins w:id="391" w:author="Florentiana Yuwono" w:date="2022-07-12T03:33:00Z">
        <w:r>
          <w:t xml:space="preserve">If your rule configuration is different, </w:t>
        </w:r>
      </w:ins>
      <w:ins w:id="392" w:author="Florentiana Yuwono" w:date="2022-07-12T03:34:00Z">
        <w:r>
          <w:t>you can create the rule by clicking “Add Rule”.</w:t>
        </w:r>
      </w:ins>
    </w:p>
    <w:p w14:paraId="64EF5079" w14:textId="25667F56" w:rsidR="6A3C1A0D" w:rsidRDefault="6A3C1A0D">
      <w:pPr>
        <w:pStyle w:val="ListParagraph"/>
        <w:numPr>
          <w:ilvl w:val="0"/>
          <w:numId w:val="1"/>
        </w:numPr>
        <w:rPr>
          <w:ins w:id="393" w:author="Florentiana Yuwono" w:date="2022-07-12T03:35:00Z"/>
        </w:rPr>
        <w:pPrChange w:id="394" w:author="Florentiana Yuwono" w:date="2022-07-12T03:34:00Z">
          <w:pPr/>
        </w:pPrChange>
      </w:pPr>
      <w:ins w:id="395" w:author="Florentiana Yuwono" w:date="2022-07-12T03:34:00Z">
        <w:r>
          <w:t xml:space="preserve">Below “Rule”, </w:t>
        </w:r>
      </w:ins>
      <w:ins w:id="396" w:author="Florentiana Yuwono" w:date="2022-07-12T03:35:00Z">
        <w:r>
          <w:t>you can choose “SSH” or “RDP”, depending on the rule that you do not have.</w:t>
        </w:r>
      </w:ins>
    </w:p>
    <w:p w14:paraId="2DD20FCC" w14:textId="35867001" w:rsidR="6A3C1A0D" w:rsidRDefault="6A3C1A0D">
      <w:pPr>
        <w:pStyle w:val="ListParagraph"/>
        <w:numPr>
          <w:ilvl w:val="0"/>
          <w:numId w:val="1"/>
        </w:numPr>
        <w:rPr>
          <w:ins w:id="397" w:author="Florentiana Yuwono" w:date="2022-07-12T03:36:00Z"/>
        </w:rPr>
        <w:pPrChange w:id="398" w:author="Florentiana Yuwono" w:date="2022-07-12T03:35:00Z">
          <w:pPr/>
        </w:pPrChange>
      </w:pPr>
      <w:ins w:id="399" w:author="Florentiana Yuwono" w:date="2022-07-12T03:35:00Z">
        <w:r>
          <w:t xml:space="preserve">Below “Remote”, choose </w:t>
        </w:r>
      </w:ins>
      <w:ins w:id="400" w:author="Florentiana Yuwono" w:date="2022-07-12T03:36:00Z">
        <w:r>
          <w:t>“Security Group”.</w:t>
        </w:r>
      </w:ins>
    </w:p>
    <w:p w14:paraId="64234569" w14:textId="6BFA0848" w:rsidR="6A3C1A0D" w:rsidRDefault="6A3C1A0D">
      <w:pPr>
        <w:pStyle w:val="ListParagraph"/>
        <w:numPr>
          <w:ilvl w:val="0"/>
          <w:numId w:val="1"/>
        </w:numPr>
        <w:rPr>
          <w:ins w:id="401" w:author="Florentiana Yuwono" w:date="2022-07-12T03:33:00Z"/>
          <w:rPrChange w:id="402" w:author="Florentiana Yuwono" w:date="2022-07-12T03:33:00Z">
            <w:rPr>
              <w:ins w:id="403" w:author="Florentiana Yuwono" w:date="2022-07-12T03:33:00Z"/>
              <w:rStyle w:val="md-plain"/>
              <w:rFonts w:ascii="Open Sans" w:hAnsi="Open Sans" w:cs="Open Sans"/>
              <w:color w:val="333333"/>
              <w:sz w:val="24"/>
              <w:szCs w:val="24"/>
            </w:rPr>
          </w:rPrChange>
        </w:rPr>
        <w:pPrChange w:id="404" w:author="Florentiana Yuwono" w:date="2022-07-12T03:36:00Z">
          <w:pPr/>
        </w:pPrChange>
      </w:pPr>
      <w:ins w:id="405" w:author="Florentiana Yuwono" w:date="2022-07-12T03:36:00Z">
        <w:r>
          <w:t>Click “Add” and you are finished.</w:t>
        </w:r>
      </w:ins>
    </w:p>
    <w:p w14:paraId="002C6DF6" w14:textId="7700E1EA" w:rsidR="6A3C1A0D" w:rsidRDefault="6A3C1A0D">
      <w:pPr>
        <w:rPr>
          <w:rPrChange w:id="406" w:author="Florentiana Yuwono" w:date="2022-07-12T03:33:00Z">
            <w:rPr>
              <w:rStyle w:val="md-plain"/>
              <w:rFonts w:ascii="Open Sans" w:eastAsiaTheme="minorEastAsia" w:hAnsi="Open Sans" w:cs="Open Sans"/>
              <w:color w:val="333333"/>
              <w:sz w:val="24"/>
              <w:szCs w:val="24"/>
            </w:rPr>
          </w:rPrChange>
        </w:rPr>
        <w:pPrChange w:id="407" w:author="Florentiana Yuwono" w:date="2022-07-12T03:33:00Z">
          <w:pPr>
            <w:pStyle w:val="Heading5"/>
          </w:pPr>
        </w:pPrChange>
      </w:pPr>
    </w:p>
    <w:p w14:paraId="76957188" w14:textId="6B4C160A" w:rsidR="00502B2F" w:rsidRPr="00652E3D" w:rsidRDefault="00502B2F" w:rsidP="00652E3D">
      <w:pPr>
        <w:pStyle w:val="Heading3"/>
        <w:rPr>
          <w:rStyle w:val="md-plain"/>
          <w:color w:val="auto"/>
        </w:rPr>
      </w:pPr>
      <w:bookmarkStart w:id="408" w:name="_Toc100267657"/>
      <w:r w:rsidRPr="00652E3D">
        <w:rPr>
          <w:rStyle w:val="md-plain"/>
          <w:color w:val="auto"/>
        </w:rPr>
        <w:t>2.3.2 Check the Windows-VM running [Optional]</w:t>
      </w:r>
      <w:bookmarkEnd w:id="408"/>
    </w:p>
    <w:p w14:paraId="08DCAFA4" w14:textId="62655ECC" w:rsidR="005222F9" w:rsidRDefault="00502B2F" w:rsidP="00C74053">
      <w:pPr>
        <w:pStyle w:val="md-end-block"/>
        <w:spacing w:before="192" w:beforeAutospacing="0" w:after="192" w:afterAutospacing="0"/>
        <w:jc w:val="both"/>
        <w:rPr>
          <w:ins w:id="409" w:author="Xu Jia" w:date="2022-04-07T22:04:00Z"/>
          <w:rStyle w:val="md-plain"/>
          <w:rFonts w:asciiTheme="minorHAnsi" w:hAnsiTheme="minorHAnsi" w:cstheme="minorHAnsi"/>
          <w:color w:val="333333"/>
          <w:sz w:val="22"/>
          <w:szCs w:val="22"/>
        </w:rPr>
      </w:pPr>
      <w:r w:rsidRPr="00B84506">
        <w:rPr>
          <w:rStyle w:val="md-plain"/>
          <w:rFonts w:asciiTheme="minorHAnsi" w:hAnsiTheme="minorHAnsi" w:cstheme="minorHAnsi"/>
          <w:color w:val="333333"/>
          <w:sz w:val="22"/>
          <w:szCs w:val="22"/>
        </w:rPr>
        <w:t xml:space="preserve">Select the instance </w:t>
      </w:r>
      <w:r w:rsidR="00626220">
        <w:rPr>
          <w:rStyle w:val="md-plain"/>
          <w:rFonts w:asciiTheme="minorHAnsi" w:hAnsiTheme="minorHAnsi" w:cstheme="minorHAnsi"/>
          <w:color w:val="333333"/>
          <w:sz w:val="22"/>
          <w:szCs w:val="22"/>
        </w:rPr>
        <w:t>webpage</w:t>
      </w:r>
      <w:r w:rsidR="000331A2">
        <w:rPr>
          <w:rStyle w:val="md-plain"/>
          <w:rFonts w:asciiTheme="minorHAnsi" w:hAnsiTheme="minorHAnsi" w:cstheme="minorHAnsi"/>
          <w:color w:val="333333"/>
          <w:sz w:val="22"/>
          <w:szCs w:val="22"/>
        </w:rPr>
        <w:t xml:space="preserve"> (</w:t>
      </w:r>
      <w:r w:rsidR="0048622E">
        <w:rPr>
          <w:rStyle w:val="md-plain"/>
          <w:rFonts w:asciiTheme="minorHAnsi" w:hAnsiTheme="minorHAnsi" w:cstheme="minorHAnsi"/>
          <w:color w:val="333333"/>
          <w:sz w:val="22"/>
          <w:szCs w:val="22"/>
        </w:rPr>
        <w:t>click</w:t>
      </w:r>
      <w:r w:rsidR="000331A2">
        <w:rPr>
          <w:rStyle w:val="md-plain"/>
          <w:rFonts w:asciiTheme="minorHAnsi" w:hAnsiTheme="minorHAnsi" w:cstheme="minorHAnsi"/>
          <w:color w:val="333333"/>
          <w:sz w:val="22"/>
          <w:szCs w:val="22"/>
        </w:rPr>
        <w:t xml:space="preserve"> the instance name)</w:t>
      </w:r>
      <w:r w:rsidR="00626220">
        <w:rPr>
          <w:rStyle w:val="md-plain"/>
          <w:rFonts w:asciiTheme="minorHAnsi" w:hAnsiTheme="minorHAnsi" w:cstheme="minorHAnsi"/>
          <w:color w:val="333333"/>
          <w:sz w:val="22"/>
          <w:szCs w:val="22"/>
        </w:rPr>
        <w:t xml:space="preserve"> </w:t>
      </w:r>
      <w:r w:rsidRPr="00B84506">
        <w:rPr>
          <w:rStyle w:val="md-plain"/>
          <w:rFonts w:asciiTheme="minorHAnsi" w:hAnsiTheme="minorHAnsi" w:cstheme="minorHAnsi"/>
          <w:color w:val="333333"/>
          <w:sz w:val="22"/>
          <w:szCs w:val="22"/>
        </w:rPr>
        <w:t xml:space="preserve">and press the </w:t>
      </w:r>
      <w:r w:rsidRPr="00B84506">
        <w:rPr>
          <w:rStyle w:val="HTMLCode"/>
          <w:rFonts w:asciiTheme="minorHAnsi" w:hAnsiTheme="minorHAnsi" w:cstheme="minorHAnsi"/>
          <w:color w:val="333333"/>
          <w:sz w:val="22"/>
          <w:szCs w:val="22"/>
          <w:bdr w:val="single" w:sz="6" w:space="0" w:color="E7EAED" w:frame="1"/>
          <w:shd w:val="clear" w:color="auto" w:fill="F3F4F4"/>
        </w:rPr>
        <w:t>console</w:t>
      </w:r>
      <w:r w:rsidRPr="00B84506">
        <w:rPr>
          <w:rStyle w:val="md-plain"/>
          <w:rFonts w:asciiTheme="minorHAnsi" w:hAnsiTheme="minorHAnsi" w:cstheme="minorHAnsi"/>
          <w:color w:val="333333"/>
          <w:sz w:val="22"/>
          <w:szCs w:val="22"/>
        </w:rPr>
        <w:t xml:space="preserve"> </w:t>
      </w:r>
      <w:ins w:id="410" w:author="Liu yuancheng" w:date="2022-04-07T23:38:00Z">
        <w:r w:rsidR="004E019A">
          <w:rPr>
            <w:rStyle w:val="md-plain"/>
            <w:rFonts w:asciiTheme="minorHAnsi" w:hAnsiTheme="minorHAnsi" w:cstheme="minorHAnsi"/>
            <w:color w:val="333333"/>
            <w:sz w:val="22"/>
            <w:szCs w:val="22"/>
          </w:rPr>
          <w:t xml:space="preserve">tab </w:t>
        </w:r>
      </w:ins>
      <w:r w:rsidRPr="00B84506">
        <w:rPr>
          <w:rStyle w:val="md-plain"/>
          <w:rFonts w:asciiTheme="minorHAnsi" w:hAnsiTheme="minorHAnsi" w:cstheme="minorHAnsi"/>
          <w:color w:val="333333"/>
          <w:sz w:val="22"/>
          <w:szCs w:val="22"/>
        </w:rPr>
        <w:t>to access the VM directly [</w:t>
      </w:r>
      <w:r w:rsidRPr="00B84506">
        <w:rPr>
          <w:rStyle w:val="md-plain"/>
          <w:rFonts w:asciiTheme="minorHAnsi" w:hAnsiTheme="minorHAnsi" w:cstheme="minorHAnsi"/>
          <w:b/>
          <w:bCs/>
          <w:color w:val="333333"/>
          <w:sz w:val="22"/>
          <w:szCs w:val="22"/>
        </w:rPr>
        <w:t>username</w:t>
      </w:r>
      <w:r w:rsidRPr="00B84506">
        <w:rPr>
          <w:rStyle w:val="md-plain"/>
          <w:rFonts w:asciiTheme="minorHAnsi" w:hAnsiTheme="minorHAnsi" w:cstheme="minorHAnsi"/>
          <w:color w:val="333333"/>
          <w:sz w:val="22"/>
          <w:szCs w:val="22"/>
        </w:rPr>
        <w:t xml:space="preserve">: </w:t>
      </w:r>
      <w:r w:rsidRPr="00B84506">
        <w:rPr>
          <w:rStyle w:val="HTMLCode"/>
          <w:rFonts w:asciiTheme="minorHAnsi" w:hAnsiTheme="minorHAnsi" w:cstheme="minorHAnsi"/>
          <w:color w:val="333333"/>
          <w:sz w:val="22"/>
          <w:szCs w:val="22"/>
          <w:bdr w:val="single" w:sz="6" w:space="0" w:color="E7EAED" w:frame="1"/>
          <w:shd w:val="clear" w:color="auto" w:fill="F3F4F4"/>
        </w:rPr>
        <w:t>ncl_win64_pro</w:t>
      </w:r>
      <w:r w:rsidRPr="00B84506">
        <w:rPr>
          <w:rStyle w:val="md-plain"/>
          <w:rFonts w:asciiTheme="minorHAnsi" w:hAnsiTheme="minorHAnsi" w:cstheme="minorHAnsi"/>
          <w:color w:val="333333"/>
          <w:sz w:val="22"/>
          <w:szCs w:val="22"/>
        </w:rPr>
        <w:t xml:space="preserve">, </w:t>
      </w:r>
      <w:r w:rsidRPr="00B84506">
        <w:rPr>
          <w:rStyle w:val="md-plain"/>
          <w:rFonts w:asciiTheme="minorHAnsi" w:hAnsiTheme="minorHAnsi" w:cstheme="minorHAnsi"/>
          <w:b/>
          <w:bCs/>
          <w:color w:val="333333"/>
          <w:sz w:val="22"/>
          <w:szCs w:val="22"/>
        </w:rPr>
        <w:t>password</w:t>
      </w:r>
      <w:r w:rsidRPr="00B84506">
        <w:rPr>
          <w:rStyle w:val="md-plain"/>
          <w:rFonts w:asciiTheme="minorHAnsi" w:hAnsiTheme="minorHAnsi" w:cstheme="minorHAnsi"/>
          <w:color w:val="333333"/>
          <w:sz w:val="22"/>
          <w:szCs w:val="22"/>
        </w:rPr>
        <w:t xml:space="preserve"> </w:t>
      </w:r>
      <w:r w:rsidRPr="00B84506">
        <w:rPr>
          <w:rStyle w:val="HTMLCode"/>
          <w:rFonts w:asciiTheme="minorHAnsi" w:hAnsiTheme="minorHAnsi" w:cstheme="minorHAnsi"/>
          <w:color w:val="333333"/>
          <w:sz w:val="22"/>
          <w:szCs w:val="22"/>
          <w:bdr w:val="single" w:sz="6" w:space="0" w:color="E7EAED" w:frame="1"/>
          <w:shd w:val="clear" w:color="auto" w:fill="F3F4F4"/>
        </w:rPr>
        <w:t>123</w:t>
      </w:r>
      <w:r w:rsidRPr="00B84506">
        <w:rPr>
          <w:rStyle w:val="md-plain"/>
          <w:rFonts w:asciiTheme="minorHAnsi" w:hAnsiTheme="minorHAnsi" w:cstheme="minorHAnsi"/>
          <w:color w:val="333333"/>
          <w:sz w:val="22"/>
          <w:szCs w:val="22"/>
        </w:rPr>
        <w:t xml:space="preserve"> ]</w:t>
      </w:r>
      <w:ins w:id="411" w:author="Liu yuancheng" w:date="2022-04-07T23:42:00Z">
        <w:r w:rsidR="009A2808">
          <w:rPr>
            <w:rStyle w:val="md-plain"/>
            <w:rFonts w:asciiTheme="minorHAnsi" w:hAnsiTheme="minorHAnsi" w:cstheme="minorHAnsi"/>
            <w:color w:val="333333"/>
            <w:sz w:val="22"/>
            <w:szCs w:val="22"/>
          </w:rPr>
          <w:t xml:space="preserve"> </w:t>
        </w:r>
      </w:ins>
      <w:del w:id="412" w:author="Liu yuancheng" w:date="2022-04-07T23:42:00Z">
        <w:r w:rsidRPr="00B84506" w:rsidDel="009A2808">
          <w:rPr>
            <w:rStyle w:val="md-plain"/>
            <w:rFonts w:asciiTheme="minorHAnsi" w:hAnsiTheme="minorHAnsi" w:cstheme="minorHAnsi"/>
            <w:color w:val="333333"/>
            <w:sz w:val="22"/>
            <w:szCs w:val="22"/>
          </w:rPr>
          <w:delText xml:space="preserve"> ,</w:delText>
        </w:r>
        <w:r w:rsidRPr="00B84506" w:rsidDel="00722FA5">
          <w:rPr>
            <w:rStyle w:val="md-plain"/>
            <w:rFonts w:asciiTheme="minorHAnsi" w:hAnsiTheme="minorHAnsi" w:cstheme="minorHAnsi"/>
            <w:color w:val="333333"/>
            <w:sz w:val="22"/>
            <w:szCs w:val="22"/>
          </w:rPr>
          <w:delText xml:space="preserve"> confirm the remote desktop has been enabled</w:delText>
        </w:r>
      </w:del>
      <w:r w:rsidRPr="00B84506">
        <w:rPr>
          <w:rStyle w:val="md-plain"/>
          <w:rFonts w:asciiTheme="minorHAnsi" w:hAnsiTheme="minorHAnsi" w:cstheme="minorHAnsi"/>
          <w:color w:val="333333"/>
          <w:sz w:val="22"/>
          <w:szCs w:val="22"/>
        </w:rPr>
        <w:t xml:space="preserve">: </w:t>
      </w:r>
    </w:p>
    <w:p w14:paraId="4721792E" w14:textId="0C3EEAB6" w:rsidR="00F24C8F" w:rsidDel="00F867D8" w:rsidRDefault="005222F9" w:rsidP="00C74053">
      <w:pPr>
        <w:pStyle w:val="md-end-block"/>
        <w:spacing w:before="192" w:beforeAutospacing="0" w:after="192" w:afterAutospacing="0"/>
        <w:jc w:val="both"/>
        <w:rPr>
          <w:del w:id="413" w:author="Liu yuancheng" w:date="2022-04-07T23:33:00Z"/>
          <w:rStyle w:val="md-plain"/>
          <w:rFonts w:asciiTheme="minorHAnsi" w:hAnsiTheme="minorHAnsi" w:cstheme="minorHAnsi"/>
          <w:color w:val="333333"/>
          <w:sz w:val="22"/>
          <w:szCs w:val="22"/>
        </w:rPr>
      </w:pPr>
      <w:ins w:id="414" w:author="Liu yuancheng" w:date="2022-04-07T23:35:00Z">
        <w:r>
          <w:rPr>
            <w:noProof/>
            <w:color w:val="2B579A"/>
            <w:shd w:val="clear" w:color="auto" w:fill="E6E6E6"/>
          </w:rPr>
          <w:lastRenderedPageBreak/>
          <mc:AlternateContent>
            <mc:Choice Requires="wps">
              <w:drawing>
                <wp:anchor distT="0" distB="0" distL="114300" distR="114300" simplePos="0" relativeHeight="251664384" behindDoc="0" locked="0" layoutInCell="1" allowOverlap="1" wp14:anchorId="0F8265CE" wp14:editId="740CC721">
                  <wp:simplePos x="0" y="0"/>
                  <wp:positionH relativeFrom="column">
                    <wp:posOffset>2505075</wp:posOffset>
                  </wp:positionH>
                  <wp:positionV relativeFrom="paragraph">
                    <wp:posOffset>1287145</wp:posOffset>
                  </wp:positionV>
                  <wp:extent cx="419100" cy="295275"/>
                  <wp:effectExtent l="38100" t="0" r="19050" b="47625"/>
                  <wp:wrapNone/>
                  <wp:docPr id="27" name="Straight Arrow Connector 27"/>
                  <wp:cNvGraphicFramePr/>
                  <a:graphic xmlns:a="http://schemas.openxmlformats.org/drawingml/2006/main">
                    <a:graphicData uri="http://schemas.microsoft.com/office/word/2010/wordprocessingShape">
                      <wps:wsp>
                        <wps:cNvCnPr/>
                        <wps:spPr>
                          <a:xfrm flipH="1">
                            <a:off x="0" y="0"/>
                            <a:ext cx="419100" cy="29527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A3B4821">
                <v:shapetype id="_x0000_t32" coordsize="21600,21600" o:oned="t" filled="f" o:spt="32" path="m,l21600,21600e" w14:anchorId="4767D1E5">
                  <v:path fillok="f" arrowok="t" o:connecttype="none"/>
                  <o:lock v:ext="edit" shapetype="t"/>
                </v:shapetype>
                <v:shape id="Straight Arrow Connector 27" style="position:absolute;margin-left:197.25pt;margin-top:101.35pt;width:33pt;height:23.2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">
                  <v:stroke joinstyle="miter" endarrow="block"/>
                </v:shape>
              </w:pict>
            </mc:Fallback>
          </mc:AlternateContent>
        </w:r>
        <w:r w:rsidR="00036F39">
          <w:rPr>
            <w:noProof/>
            <w:color w:val="2B579A"/>
            <w:shd w:val="clear" w:color="auto" w:fill="E6E6E6"/>
          </w:rPr>
          <w:drawing>
            <wp:inline distT="0" distB="0" distL="0" distR="0" wp14:anchorId="64EDA667" wp14:editId="467B764F">
              <wp:extent cx="5400000" cy="3151097"/>
              <wp:effectExtent l="19050" t="19050" r="10795" b="1143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1"/>
                      <a:stretch>
                        <a:fillRect/>
                      </a:stretch>
                    </pic:blipFill>
                    <pic:spPr>
                      <a:xfrm>
                        <a:off x="0" y="0"/>
                        <a:ext cx="5400000" cy="3151097"/>
                      </a:xfrm>
                      <a:prstGeom prst="rect">
                        <a:avLst/>
                      </a:prstGeom>
                      <a:ln w="3175">
                        <a:solidFill>
                          <a:schemeClr val="tx1"/>
                        </a:solidFill>
                      </a:ln>
                    </pic:spPr>
                  </pic:pic>
                </a:graphicData>
              </a:graphic>
            </wp:inline>
          </w:drawing>
        </w:r>
      </w:ins>
      <w:ins w:id="415" w:author="Xu Jia" w:date="2022-04-07T22:04:00Z">
        <w:del w:id="416" w:author="Liu yuancheng" w:date="2022-04-07T23:33:00Z">
          <w:r w:rsidR="00F24C8F" w:rsidDel="00872759">
            <w:rPr>
              <w:rStyle w:val="md-plain"/>
              <w:rFonts w:asciiTheme="minorHAnsi" w:hAnsiTheme="minorHAnsi" w:cstheme="minorHAnsi"/>
              <w:color w:val="333333"/>
              <w:sz w:val="22"/>
              <w:szCs w:val="22"/>
            </w:rPr>
            <w:delText xml:space="preserve">TODO: Better to give a screenshot of web login page. </w:delText>
          </w:r>
        </w:del>
      </w:ins>
    </w:p>
    <w:p w14:paraId="64BEF991" w14:textId="0D792B63" w:rsidR="00F867D8" w:rsidRDefault="00F867D8">
      <w:pPr>
        <w:rPr>
          <w:ins w:id="417" w:author="Liu yuancheng" w:date="2022-04-07T23:39:00Z"/>
          <w:rStyle w:val="md-plain"/>
          <w:rFonts w:eastAsia="Times New Roman" w:cstheme="minorHAnsi"/>
          <w:color w:val="333333"/>
        </w:rPr>
      </w:pPr>
    </w:p>
    <w:p w14:paraId="40B7F870" w14:textId="0938E039" w:rsidR="00872759" w:rsidRPr="00916BB5" w:rsidRDefault="00F867D8" w:rsidP="00C74053">
      <w:pPr>
        <w:pStyle w:val="md-end-block"/>
        <w:spacing w:before="192" w:beforeAutospacing="0" w:after="192" w:afterAutospacing="0"/>
        <w:jc w:val="both"/>
        <w:rPr>
          <w:ins w:id="418" w:author="Liu yuancheng" w:date="2022-04-07T23:33:00Z"/>
          <w:rStyle w:val="md-plain"/>
          <w:rFonts w:asciiTheme="minorHAnsi" w:hAnsiTheme="minorHAnsi" w:cstheme="minorHAnsi"/>
          <w:color w:val="333333"/>
          <w:sz w:val="22"/>
          <w:szCs w:val="22"/>
          <w:rPrChange w:id="419" w:author="Liu yuancheng" w:date="2022-04-07T23:44:00Z">
            <w:rPr>
              <w:ins w:id="420" w:author="Liu yuancheng" w:date="2022-04-07T23:33:00Z"/>
              <w:rStyle w:val="md-plain"/>
              <w:rFonts w:asciiTheme="minorHAnsi" w:eastAsiaTheme="minorEastAsia" w:hAnsiTheme="minorHAnsi" w:cstheme="minorHAnsi"/>
              <w:color w:val="333333"/>
              <w:sz w:val="22"/>
              <w:szCs w:val="22"/>
            </w:rPr>
          </w:rPrChange>
        </w:rPr>
      </w:pPr>
      <w:ins w:id="421" w:author="Liu yuancheng" w:date="2022-04-07T23:39:00Z">
        <w:r w:rsidRPr="00F867D8">
          <w:rPr>
            <w:rStyle w:val="md-plain"/>
            <w:rFonts w:asciiTheme="minorHAnsi" w:hAnsiTheme="minorHAnsi" w:cstheme="minorHAnsi"/>
            <w:color w:val="333333"/>
            <w:sz w:val="22"/>
            <w:szCs w:val="22"/>
            <w:rPrChange w:id="422" w:author="Liu yuancheng" w:date="2022-04-07T23:40:00Z">
              <w:rPr>
                <w:rStyle w:val="md-plain"/>
                <w:rFonts w:cstheme="minorHAnsi"/>
                <w:color w:val="333333"/>
              </w:rPr>
            </w:rPrChange>
          </w:rPr>
          <w:t>Then the webpage will show the VM desktop,</w:t>
        </w:r>
        <w:r w:rsidRPr="007412C2">
          <w:rPr>
            <w:rStyle w:val="md-plain"/>
            <w:rFonts w:asciiTheme="minorHAnsi" w:hAnsiTheme="minorHAnsi" w:cstheme="minorHAnsi"/>
            <w:color w:val="333333"/>
            <w:sz w:val="22"/>
            <w:szCs w:val="22"/>
          </w:rPr>
          <w:t xml:space="preserve"> please switch to full screen by click the button “</w:t>
        </w:r>
        <w:r w:rsidRPr="00EA3B31">
          <w:rPr>
            <w:rFonts w:asciiTheme="minorHAnsi" w:hAnsiTheme="minorHAnsi" w:cstheme="minorHAnsi"/>
            <w:b/>
            <w:bCs/>
            <w:color w:val="000000"/>
            <w:sz w:val="22"/>
            <w:szCs w:val="22"/>
            <w:shd w:val="clear" w:color="auto" w:fill="E6E6E6"/>
            <w:rPrChange w:id="423" w:author="Liu yuancheng" w:date="2022-04-07T23:45:00Z">
              <w:rPr>
                <w:rFonts w:asciiTheme="minorHAnsi" w:hAnsiTheme="minorHAnsi" w:cstheme="minorHAnsi"/>
                <w:color w:val="000000"/>
                <w:sz w:val="22"/>
                <w:szCs w:val="22"/>
                <w:shd w:val="clear" w:color="auto" w:fill="E6E6E6"/>
              </w:rPr>
            </w:rPrChange>
          </w:rPr>
          <w:t>Click here to show only console</w:t>
        </w:r>
        <w:r w:rsidRPr="007412C2">
          <w:rPr>
            <w:rStyle w:val="md-plain"/>
            <w:rFonts w:asciiTheme="minorHAnsi" w:hAnsiTheme="minorHAnsi" w:cstheme="minorHAnsi"/>
            <w:color w:val="333333"/>
            <w:sz w:val="22"/>
            <w:szCs w:val="22"/>
          </w:rPr>
          <w:t>” in “</w:t>
        </w:r>
        <w:r w:rsidRPr="00923265">
          <w:rPr>
            <w:rStyle w:val="md-plain"/>
            <w:rFonts w:asciiTheme="minorHAnsi" w:hAnsiTheme="minorHAnsi" w:cstheme="minorHAnsi"/>
            <w:b/>
            <w:bCs/>
            <w:color w:val="333333"/>
            <w:sz w:val="22"/>
            <w:szCs w:val="22"/>
            <w:rPrChange w:id="424" w:author="Liu yuancheng" w:date="2022-04-07T23:45:00Z">
              <w:rPr>
                <w:rStyle w:val="md-plain"/>
                <w:rFonts w:asciiTheme="minorHAnsi" w:hAnsiTheme="minorHAnsi" w:cstheme="minorHAnsi"/>
                <w:color w:val="333333"/>
                <w:sz w:val="22"/>
                <w:szCs w:val="22"/>
              </w:rPr>
            </w:rPrChange>
          </w:rPr>
          <w:t>console</w:t>
        </w:r>
        <w:r w:rsidRPr="007412C2">
          <w:rPr>
            <w:rStyle w:val="md-plain"/>
            <w:rFonts w:asciiTheme="minorHAnsi" w:hAnsiTheme="minorHAnsi" w:cstheme="minorHAnsi"/>
            <w:color w:val="333333"/>
            <w:sz w:val="22"/>
            <w:szCs w:val="22"/>
          </w:rPr>
          <w:t xml:space="preserve">” </w:t>
        </w:r>
      </w:ins>
      <w:ins w:id="425" w:author="Liu yuancheng" w:date="2022-04-07T23:45:00Z">
        <w:r w:rsidR="00F93EFD">
          <w:rPr>
            <w:rStyle w:val="md-plain"/>
            <w:rFonts w:asciiTheme="minorHAnsi" w:hAnsiTheme="minorHAnsi" w:cstheme="minorHAnsi"/>
            <w:color w:val="333333"/>
            <w:sz w:val="22"/>
            <w:szCs w:val="22"/>
          </w:rPr>
          <w:t xml:space="preserve">tab </w:t>
        </w:r>
      </w:ins>
      <w:ins w:id="426" w:author="Liu yuancheng" w:date="2022-04-07T23:44:00Z">
        <w:r w:rsidR="00294152">
          <w:rPr>
            <w:rStyle w:val="md-plain"/>
            <w:rFonts w:asciiTheme="minorHAnsi" w:hAnsiTheme="minorHAnsi" w:cstheme="minorHAnsi"/>
            <w:color w:val="333333"/>
            <w:sz w:val="22"/>
            <w:szCs w:val="22"/>
          </w:rPr>
          <w:t>so you can type in the password</w:t>
        </w:r>
      </w:ins>
      <w:ins w:id="427" w:author="Liu yuancheng" w:date="2022-04-07T23:45:00Z">
        <w:r w:rsidR="0043035D">
          <w:rPr>
            <w:rStyle w:val="md-plain"/>
            <w:rFonts w:asciiTheme="minorHAnsi" w:hAnsiTheme="minorHAnsi" w:cstheme="minorHAnsi"/>
            <w:color w:val="333333"/>
            <w:sz w:val="22"/>
            <w:szCs w:val="22"/>
          </w:rPr>
          <w:t xml:space="preserve"> </w:t>
        </w:r>
        <w:r w:rsidR="0043035D" w:rsidRPr="006C1B54">
          <w:rPr>
            <w:rStyle w:val="md-plain"/>
            <w:rFonts w:asciiTheme="minorHAnsi" w:hAnsiTheme="minorHAnsi" w:cstheme="minorHAnsi"/>
            <w:b/>
            <w:bCs/>
            <w:color w:val="333333"/>
            <w:sz w:val="22"/>
            <w:szCs w:val="22"/>
            <w:rPrChange w:id="428" w:author="Liu yuancheng" w:date="2022-04-07T23:45:00Z">
              <w:rPr>
                <w:rStyle w:val="md-plain"/>
                <w:rFonts w:asciiTheme="minorHAnsi" w:hAnsiTheme="minorHAnsi" w:cstheme="minorHAnsi"/>
                <w:color w:val="333333"/>
                <w:sz w:val="22"/>
                <w:szCs w:val="22"/>
              </w:rPr>
            </w:rPrChange>
          </w:rPr>
          <w:t>123</w:t>
        </w:r>
        <w:r w:rsidR="00294152">
          <w:rPr>
            <w:rStyle w:val="md-plain"/>
            <w:rFonts w:asciiTheme="minorHAnsi" w:hAnsiTheme="minorHAnsi" w:cstheme="minorHAnsi"/>
            <w:color w:val="333333"/>
            <w:sz w:val="22"/>
            <w:szCs w:val="22"/>
          </w:rPr>
          <w:t xml:space="preserve">. </w:t>
        </w:r>
      </w:ins>
    </w:p>
    <w:p w14:paraId="0BE52740" w14:textId="09162C65" w:rsidR="004E019A" w:rsidRDefault="001C5435" w:rsidP="00B413BE">
      <w:pPr>
        <w:pStyle w:val="md-end-block"/>
        <w:spacing w:before="192" w:beforeAutospacing="0" w:after="192" w:afterAutospacing="0"/>
        <w:jc w:val="both"/>
        <w:rPr>
          <w:ins w:id="429" w:author="Liu yuancheng" w:date="2022-04-07T23:40:00Z"/>
          <w:rStyle w:val="md-plain"/>
          <w:rFonts w:asciiTheme="minorHAnsi" w:eastAsiaTheme="minorEastAsia" w:hAnsiTheme="minorHAnsi" w:cstheme="minorHAnsi"/>
          <w:color w:val="333333"/>
          <w:sz w:val="22"/>
          <w:szCs w:val="22"/>
        </w:rPr>
      </w:pPr>
      <w:ins w:id="430" w:author="Liu yuancheng" w:date="2022-04-07T23:40:00Z">
        <w:r>
          <w:rPr>
            <w:noProof/>
            <w:color w:val="2B579A"/>
            <w:shd w:val="clear" w:color="auto" w:fill="E6E6E6"/>
          </w:rPr>
          <mc:AlternateContent>
            <mc:Choice Requires="wps">
              <w:drawing>
                <wp:anchor distT="0" distB="0" distL="114300" distR="114300" simplePos="0" relativeHeight="251665408" behindDoc="0" locked="0" layoutInCell="1" allowOverlap="1" wp14:anchorId="32B1D311" wp14:editId="2CF016D5">
                  <wp:simplePos x="0" y="0"/>
                  <wp:positionH relativeFrom="column">
                    <wp:posOffset>4657725</wp:posOffset>
                  </wp:positionH>
                  <wp:positionV relativeFrom="paragraph">
                    <wp:posOffset>1232535</wp:posOffset>
                  </wp:positionV>
                  <wp:extent cx="0" cy="457200"/>
                  <wp:effectExtent l="57150" t="0" r="57150" b="38100"/>
                  <wp:wrapNone/>
                  <wp:docPr id="29" name="Straight Arrow Connector 29"/>
                  <wp:cNvGraphicFramePr/>
                  <a:graphic xmlns:a="http://schemas.openxmlformats.org/drawingml/2006/main">
                    <a:graphicData uri="http://schemas.microsoft.com/office/word/2010/wordprocessingShape">
                      <wps:wsp>
                        <wps:cNvCnPr/>
                        <wps:spPr>
                          <a:xfrm>
                            <a:off x="0" y="0"/>
                            <a:ext cx="0" cy="457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w14:anchorId="0A889FE9">
                <v:shape id="Straight Arrow Connector 29" style="position:absolute;margin-left:366.75pt;margin-top:97.05pt;width:0;height:3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red"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" w14:anchorId="51D82E14">
                  <v:stroke joinstyle="miter" endarrow="block"/>
                </v:shape>
              </w:pict>
            </mc:Fallback>
          </mc:AlternateContent>
        </w:r>
      </w:ins>
      <w:ins w:id="431" w:author="Liu yuancheng" w:date="2022-04-07T23:38:00Z">
        <w:r w:rsidR="004E019A">
          <w:rPr>
            <w:noProof/>
            <w:color w:val="2B579A"/>
            <w:shd w:val="clear" w:color="auto" w:fill="E6E6E6"/>
          </w:rPr>
          <w:drawing>
            <wp:inline distT="0" distB="0" distL="0" distR="0" wp14:anchorId="192DBBAF" wp14:editId="39777A5A">
              <wp:extent cx="5400000" cy="2016175"/>
              <wp:effectExtent l="19050" t="19050" r="10795" b="2222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2"/>
                      <a:stretch>
                        <a:fillRect/>
                      </a:stretch>
                    </pic:blipFill>
                    <pic:spPr>
                      <a:xfrm>
                        <a:off x="0" y="0"/>
                        <a:ext cx="5400000" cy="2016175"/>
                      </a:xfrm>
                      <a:prstGeom prst="rect">
                        <a:avLst/>
                      </a:prstGeom>
                      <a:ln w="3175">
                        <a:solidFill>
                          <a:schemeClr val="tx1"/>
                        </a:solidFill>
                      </a:ln>
                    </pic:spPr>
                  </pic:pic>
                </a:graphicData>
              </a:graphic>
            </wp:inline>
          </w:drawing>
        </w:r>
      </w:ins>
    </w:p>
    <w:p w14:paraId="40A44299" w14:textId="5C5CE8CB" w:rsidR="001C5435" w:rsidRDefault="004C3749" w:rsidP="00B413BE">
      <w:pPr>
        <w:pStyle w:val="md-end-block"/>
        <w:spacing w:before="192" w:beforeAutospacing="0" w:after="192" w:afterAutospacing="0"/>
        <w:jc w:val="both"/>
        <w:rPr>
          <w:ins w:id="432" w:author="Liu yuancheng" w:date="2022-04-07T23:38:00Z"/>
          <w:rStyle w:val="md-plain"/>
          <w:rFonts w:asciiTheme="minorHAnsi" w:eastAsiaTheme="minorEastAsia" w:hAnsiTheme="minorHAnsi" w:cstheme="minorHAnsi"/>
          <w:color w:val="333333"/>
          <w:sz w:val="22"/>
          <w:szCs w:val="22"/>
        </w:rPr>
      </w:pPr>
      <w:ins w:id="433" w:author="Liu yuancheng" w:date="2022-04-07T23:42:00Z">
        <w:r>
          <w:rPr>
            <w:rStyle w:val="md-plain"/>
            <w:rFonts w:asciiTheme="minorHAnsi" w:hAnsiTheme="minorHAnsi" w:cstheme="minorHAnsi"/>
            <w:color w:val="333333"/>
            <w:sz w:val="22"/>
            <w:szCs w:val="22"/>
          </w:rPr>
          <w:t>C</w:t>
        </w:r>
        <w:r w:rsidRPr="00B84506">
          <w:rPr>
            <w:rStyle w:val="md-plain"/>
            <w:rFonts w:asciiTheme="minorHAnsi" w:hAnsiTheme="minorHAnsi" w:cstheme="minorHAnsi"/>
            <w:color w:val="333333"/>
            <w:sz w:val="22"/>
            <w:szCs w:val="22"/>
          </w:rPr>
          <w:t xml:space="preserve">onfirm the remote desktop has been </w:t>
        </w:r>
      </w:ins>
      <w:ins w:id="434" w:author="Liu yuancheng" w:date="2022-04-07T23:45:00Z">
        <w:r w:rsidR="004B5D70" w:rsidRPr="00B84506">
          <w:rPr>
            <w:rStyle w:val="md-plain"/>
            <w:rFonts w:asciiTheme="minorHAnsi" w:hAnsiTheme="minorHAnsi" w:cstheme="minorHAnsi"/>
            <w:color w:val="333333"/>
            <w:sz w:val="22"/>
            <w:szCs w:val="22"/>
          </w:rPr>
          <w:t>enabled</w:t>
        </w:r>
        <w:r w:rsidR="004B5D70">
          <w:rPr>
            <w:rStyle w:val="md-plain"/>
            <w:rFonts w:asciiTheme="minorHAnsi" w:hAnsiTheme="minorHAnsi" w:cstheme="minorHAnsi"/>
            <w:color w:val="333333"/>
            <w:sz w:val="22"/>
            <w:szCs w:val="22"/>
          </w:rPr>
          <w:t>:</w:t>
        </w:r>
      </w:ins>
      <w:ins w:id="435" w:author="Liu yuancheng" w:date="2022-04-07T23:42:00Z">
        <w:r w:rsidR="007E542D">
          <w:rPr>
            <w:rStyle w:val="md-plain"/>
            <w:rFonts w:asciiTheme="minorHAnsi" w:hAnsiTheme="minorHAnsi" w:cstheme="minorHAnsi"/>
            <w:color w:val="333333"/>
            <w:sz w:val="22"/>
            <w:szCs w:val="22"/>
          </w:rPr>
          <w:t xml:space="preserve"> </w:t>
        </w:r>
      </w:ins>
    </w:p>
    <w:p w14:paraId="798F0FF6" w14:textId="1E06F703" w:rsidR="00F24C8F" w:rsidRPr="007A04B8" w:rsidDel="00F867D8" w:rsidRDefault="00F24C8F">
      <w:pPr>
        <w:pStyle w:val="md-end-block"/>
        <w:spacing w:before="192" w:beforeAutospacing="0" w:after="192" w:afterAutospacing="0"/>
        <w:jc w:val="both"/>
        <w:rPr>
          <w:del w:id="436" w:author="Liu yuancheng" w:date="2022-04-07T23:39:00Z"/>
          <w:rFonts w:asciiTheme="minorHAnsi" w:eastAsiaTheme="minorEastAsia" w:hAnsiTheme="minorHAnsi" w:cstheme="minorHAnsi"/>
          <w:color w:val="333333"/>
          <w:sz w:val="22"/>
          <w:szCs w:val="22"/>
        </w:rPr>
      </w:pPr>
      <w:ins w:id="437" w:author="Xu Jia" w:date="2022-04-07T22:04:00Z">
        <w:del w:id="438" w:author="Liu yuancheng" w:date="2022-04-07T23:37:00Z">
          <w:r w:rsidRPr="00B413BE" w:rsidDel="00B413BE">
            <w:rPr>
              <w:rStyle w:val="md-plain"/>
              <w:rFonts w:asciiTheme="minorHAnsi" w:hAnsiTheme="minorHAnsi" w:cstheme="minorHAnsi"/>
              <w:color w:val="333333"/>
              <w:sz w:val="22"/>
              <w:szCs w:val="22"/>
              <w:rPrChange w:id="439" w:author="Liu yuancheng" w:date="2022-04-07T23:37:00Z">
                <w:rPr>
                  <w:rStyle w:val="md-plain"/>
                  <w:rFonts w:cstheme="minorHAnsi"/>
                  <w:color w:val="333333"/>
                </w:rPr>
              </w:rPrChange>
            </w:rPr>
            <w:lastRenderedPageBreak/>
            <w:delText>Notice:</w:delText>
          </w:r>
        </w:del>
        <w:del w:id="440" w:author="Liu yuancheng" w:date="2022-04-07T23:38:00Z">
          <w:r w:rsidRPr="00B413BE" w:rsidDel="004E019A">
            <w:rPr>
              <w:rStyle w:val="md-plain"/>
              <w:rFonts w:asciiTheme="minorHAnsi" w:hAnsiTheme="minorHAnsi" w:cstheme="minorHAnsi"/>
              <w:color w:val="333333"/>
              <w:sz w:val="22"/>
              <w:szCs w:val="22"/>
              <w:rPrChange w:id="441" w:author="Liu yuancheng" w:date="2022-04-07T23:37:00Z">
                <w:rPr>
                  <w:rStyle w:val="md-plain"/>
                  <w:rFonts w:cstheme="minorHAnsi"/>
                  <w:color w:val="333333"/>
                </w:rPr>
              </w:rPrChange>
            </w:rPr>
            <w:delText xml:space="preserve"> </w:delText>
          </w:r>
        </w:del>
        <w:del w:id="442" w:author="Liu yuancheng" w:date="2022-04-07T23:39:00Z">
          <w:r w:rsidRPr="00B413BE" w:rsidDel="00F867D8">
            <w:rPr>
              <w:rStyle w:val="md-plain"/>
              <w:rFonts w:asciiTheme="minorHAnsi" w:hAnsiTheme="minorHAnsi" w:cstheme="minorHAnsi"/>
              <w:color w:val="333333"/>
              <w:sz w:val="22"/>
              <w:szCs w:val="22"/>
              <w:rPrChange w:id="443" w:author="Liu yuancheng" w:date="2022-04-07T23:37:00Z">
                <w:rPr>
                  <w:rStyle w:val="md-plain"/>
                  <w:rFonts w:cstheme="minorHAnsi"/>
                  <w:color w:val="333333"/>
                </w:rPr>
              </w:rPrChange>
            </w:rPr>
            <w:delText>If you cannot type in your password under Console webpage in normal view, please swit</w:delText>
          </w:r>
        </w:del>
      </w:ins>
      <w:ins w:id="444" w:author="Xu Jia" w:date="2022-04-07T22:05:00Z">
        <w:del w:id="445" w:author="Liu yuancheng" w:date="2022-04-07T23:39:00Z">
          <w:r w:rsidRPr="00B413BE" w:rsidDel="00F867D8">
            <w:rPr>
              <w:rStyle w:val="md-plain"/>
              <w:rFonts w:asciiTheme="minorHAnsi" w:hAnsiTheme="minorHAnsi" w:cstheme="minorHAnsi"/>
              <w:color w:val="333333"/>
              <w:sz w:val="22"/>
              <w:szCs w:val="22"/>
              <w:rPrChange w:id="446" w:author="Liu yuancheng" w:date="2022-04-07T23:37:00Z">
                <w:rPr>
                  <w:rStyle w:val="md-plain"/>
                  <w:rFonts w:cstheme="minorHAnsi"/>
                  <w:color w:val="333333"/>
                </w:rPr>
              </w:rPrChange>
            </w:rPr>
            <w:delText>ch to full screen by click the button “</w:delText>
          </w:r>
          <w:r w:rsidRPr="00B413BE" w:rsidDel="00F867D8">
            <w:rPr>
              <w:rFonts w:asciiTheme="minorHAnsi" w:hAnsiTheme="minorHAnsi" w:cstheme="minorHAnsi"/>
              <w:color w:val="000000"/>
              <w:sz w:val="22"/>
              <w:szCs w:val="22"/>
              <w:shd w:val="clear" w:color="auto" w:fill="E6E6E6"/>
              <w:rPrChange w:id="447" w:author="Liu yuancheng" w:date="2022-04-07T23:37:00Z">
                <w:rPr>
                  <w:rFonts w:ascii="Calibri" w:hAnsi="Calibri" w:cs="Calibri"/>
                  <w:color w:val="000000"/>
                  <w:shd w:val="clear" w:color="auto" w:fill="E6E6E6"/>
                </w:rPr>
              </w:rPrChange>
            </w:rPr>
            <w:delText>Click here</w:delText>
          </w:r>
        </w:del>
      </w:ins>
      <w:ins w:id="448" w:author="Xu Jia" w:date="2022-04-07T22:06:00Z">
        <w:del w:id="449" w:author="Liu yuancheng" w:date="2022-04-07T23:39:00Z">
          <w:r w:rsidRPr="00B413BE" w:rsidDel="00F867D8">
            <w:rPr>
              <w:rFonts w:asciiTheme="minorHAnsi" w:hAnsiTheme="minorHAnsi" w:cstheme="minorHAnsi"/>
              <w:color w:val="000000"/>
              <w:sz w:val="22"/>
              <w:szCs w:val="22"/>
              <w:shd w:val="clear" w:color="auto" w:fill="E6E6E6"/>
              <w:rPrChange w:id="450" w:author="Liu yuancheng" w:date="2022-04-07T23:37:00Z">
                <w:rPr>
                  <w:rFonts w:ascii="Calibri" w:hAnsi="Calibri" w:cs="Calibri"/>
                  <w:color w:val="000000"/>
                  <w:shd w:val="clear" w:color="auto" w:fill="E6E6E6"/>
                </w:rPr>
              </w:rPrChange>
            </w:rPr>
            <w:delText xml:space="preserve"> </w:delText>
          </w:r>
        </w:del>
      </w:ins>
      <w:ins w:id="451" w:author="Xu Jia" w:date="2022-04-07T22:05:00Z">
        <w:del w:id="452" w:author="Liu yuancheng" w:date="2022-04-07T23:39:00Z">
          <w:r w:rsidRPr="00B413BE" w:rsidDel="00F867D8">
            <w:rPr>
              <w:rFonts w:asciiTheme="minorHAnsi" w:hAnsiTheme="minorHAnsi" w:cstheme="minorHAnsi"/>
              <w:color w:val="000000"/>
              <w:sz w:val="22"/>
              <w:szCs w:val="22"/>
              <w:shd w:val="clear" w:color="auto" w:fill="E6E6E6"/>
              <w:rPrChange w:id="453" w:author="Liu yuancheng" w:date="2022-04-07T23:37:00Z">
                <w:rPr>
                  <w:rFonts w:ascii="Calibri" w:hAnsi="Calibri" w:cs="Calibri"/>
                  <w:color w:val="000000"/>
                  <w:shd w:val="clear" w:color="auto" w:fill="E6E6E6"/>
                </w:rPr>
              </w:rPrChange>
            </w:rPr>
            <w:delText>to show only console</w:delText>
          </w:r>
          <w:r w:rsidRPr="00B413BE" w:rsidDel="00F867D8">
            <w:rPr>
              <w:rStyle w:val="md-plain"/>
              <w:rFonts w:asciiTheme="minorHAnsi" w:hAnsiTheme="minorHAnsi" w:cstheme="minorHAnsi"/>
              <w:color w:val="333333"/>
              <w:sz w:val="22"/>
              <w:szCs w:val="22"/>
              <w:rPrChange w:id="454" w:author="Liu yuancheng" w:date="2022-04-07T23:37:00Z">
                <w:rPr>
                  <w:rStyle w:val="md-plain"/>
                  <w:rFonts w:cstheme="minorHAnsi"/>
                  <w:color w:val="333333"/>
                </w:rPr>
              </w:rPrChange>
            </w:rPr>
            <w:delText>”</w:delText>
          </w:r>
        </w:del>
      </w:ins>
      <w:ins w:id="455" w:author="Xu Jia" w:date="2022-04-07T22:06:00Z">
        <w:del w:id="456" w:author="Liu yuancheng" w:date="2022-04-07T23:39:00Z">
          <w:r w:rsidRPr="00B413BE" w:rsidDel="00F867D8">
            <w:rPr>
              <w:rStyle w:val="md-plain"/>
              <w:rFonts w:asciiTheme="minorHAnsi" w:hAnsiTheme="minorHAnsi" w:cstheme="minorHAnsi"/>
              <w:color w:val="333333"/>
              <w:sz w:val="22"/>
              <w:szCs w:val="22"/>
              <w:rPrChange w:id="457" w:author="Liu yuancheng" w:date="2022-04-07T23:37:00Z">
                <w:rPr>
                  <w:rStyle w:val="md-plain"/>
                  <w:rFonts w:cstheme="minorHAnsi"/>
                  <w:color w:val="333333"/>
                </w:rPr>
              </w:rPrChange>
            </w:rPr>
            <w:delText xml:space="preserve"> in “console” page.</w:delText>
          </w:r>
        </w:del>
      </w:ins>
    </w:p>
    <w:p w14:paraId="661A94C6" w14:textId="5D1B3269" w:rsidR="00A428FD" w:rsidRDefault="00A428FD" w:rsidP="00672951">
      <w:pPr>
        <w:jc w:val="both"/>
        <w:rPr>
          <w:rFonts w:cstheme="minorHAnsi"/>
        </w:rPr>
      </w:pPr>
      <w:r>
        <w:rPr>
          <w:noProof/>
          <w:color w:val="2B579A"/>
          <w:shd w:val="clear" w:color="auto" w:fill="E6E6E6"/>
        </w:rPr>
        <w:drawing>
          <wp:inline distT="0" distB="0" distL="0" distR="0" wp14:anchorId="376C1671" wp14:editId="0D9F324B">
            <wp:extent cx="5400000" cy="3166652"/>
            <wp:effectExtent l="0" t="0" r="0" b="0"/>
            <wp:docPr id="18" name="Picture 1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ord&#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00" cy="3166652"/>
                    </a:xfrm>
                    <a:prstGeom prst="rect">
                      <a:avLst/>
                    </a:prstGeom>
                    <a:noFill/>
                    <a:ln>
                      <a:noFill/>
                    </a:ln>
                  </pic:spPr>
                </pic:pic>
              </a:graphicData>
            </a:graphic>
          </wp:inline>
        </w:drawing>
      </w:r>
    </w:p>
    <w:p w14:paraId="7769BF3B" w14:textId="1F06F6AD" w:rsidR="004205E2" w:rsidRDefault="004B61BA" w:rsidP="00672951">
      <w:pPr>
        <w:jc w:val="both"/>
        <w:rPr>
          <w:ins w:id="458" w:author="Liu yuancheng" w:date="2022-04-07T23:31:00Z"/>
          <w:rFonts w:cstheme="minorHAnsi"/>
        </w:rPr>
      </w:pPr>
      <w:r w:rsidRPr="001033A2">
        <w:rPr>
          <w:rFonts w:cstheme="minorHAnsi"/>
          <w:b/>
          <w:bCs/>
        </w:rPr>
        <w:t>Note</w:t>
      </w:r>
      <w:r>
        <w:rPr>
          <w:rFonts w:cstheme="minorHAnsi"/>
        </w:rPr>
        <w:t xml:space="preserve">: We recommend customer to change the default password </w:t>
      </w:r>
      <w:r w:rsidRPr="00624A6D">
        <w:rPr>
          <w:rFonts w:cstheme="minorHAnsi"/>
          <w:b/>
          <w:bCs/>
        </w:rPr>
        <w:t>123</w:t>
      </w:r>
      <w:r>
        <w:rPr>
          <w:rFonts w:cstheme="minorHAnsi"/>
        </w:rPr>
        <w:t xml:space="preserve"> to their own password.</w:t>
      </w:r>
    </w:p>
    <w:p w14:paraId="693201FE" w14:textId="77777777" w:rsidR="004205E2" w:rsidRDefault="004205E2">
      <w:pPr>
        <w:rPr>
          <w:ins w:id="459" w:author="Liu yuancheng" w:date="2022-04-07T23:31:00Z"/>
          <w:rFonts w:cstheme="minorHAnsi"/>
        </w:rPr>
      </w:pPr>
      <w:ins w:id="460" w:author="Liu yuancheng" w:date="2022-04-07T23:31:00Z">
        <w:r>
          <w:rPr>
            <w:rFonts w:cstheme="minorHAnsi"/>
          </w:rPr>
          <w:br w:type="page"/>
        </w:r>
      </w:ins>
    </w:p>
    <w:p w14:paraId="53592C57" w14:textId="77777777" w:rsidR="004B61BA" w:rsidDel="004205E2" w:rsidRDefault="004B61BA" w:rsidP="00672951">
      <w:pPr>
        <w:jc w:val="both"/>
        <w:rPr>
          <w:del w:id="461" w:author="Liu yuancheng" w:date="2022-04-07T23:31:00Z"/>
          <w:rFonts w:cstheme="minorHAnsi"/>
        </w:rPr>
      </w:pPr>
    </w:p>
    <w:p w14:paraId="7FE45794" w14:textId="6858E94D" w:rsidR="00A428FD" w:rsidRDefault="00652E3D" w:rsidP="00652E3D">
      <w:pPr>
        <w:pStyle w:val="Heading1"/>
      </w:pPr>
      <w:bookmarkStart w:id="462" w:name="_Toc100267658"/>
      <w:r>
        <w:t>3.</w:t>
      </w:r>
      <w:r w:rsidRPr="00652E3D">
        <w:t xml:space="preserve"> Remote </w:t>
      </w:r>
      <w:r>
        <w:t>A</w:t>
      </w:r>
      <w:r w:rsidRPr="00652E3D">
        <w:t>ccess the Windows VM</w:t>
      </w:r>
      <w:bookmarkEnd w:id="462"/>
      <w:r w:rsidRPr="00652E3D">
        <w:t xml:space="preserve"> </w:t>
      </w:r>
    </w:p>
    <w:p w14:paraId="51D02E67" w14:textId="77777777" w:rsidR="00C93CDB" w:rsidDel="00CD330C" w:rsidRDefault="00C93CDB" w:rsidP="0023619E">
      <w:pPr>
        <w:jc w:val="both"/>
        <w:rPr>
          <w:del w:id="463" w:author="Liu yuancheng" w:date="2022-04-07T23:31:00Z"/>
          <w:rFonts w:cstheme="minorHAnsi"/>
          <w:lang w:val="en"/>
        </w:rPr>
      </w:pPr>
    </w:p>
    <w:p w14:paraId="7B5428C0" w14:textId="315958E4" w:rsidR="008E4BD8" w:rsidRDefault="008E4BD8" w:rsidP="55CE8438">
      <w:pPr>
        <w:jc w:val="both"/>
        <w:rPr>
          <w:rStyle w:val="md-plain"/>
          <w:color w:val="333333"/>
          <w:shd w:val="clear" w:color="auto" w:fill="FFFFFF"/>
        </w:rPr>
      </w:pPr>
      <w:r w:rsidRPr="55CE8438">
        <w:rPr>
          <w:lang w:val="en"/>
        </w:rPr>
        <w:t xml:space="preserve">Follow </w:t>
      </w:r>
      <w:del w:id="464" w:author="Thng Yu Xuan [2]" w:date="2022-06-29T08:41:00Z">
        <w:r w:rsidRPr="55CE8438" w:rsidDel="008E4BD8">
          <w:rPr>
            <w:lang w:val="en"/>
          </w:rPr>
          <w:delText>below steps</w:delText>
        </w:r>
      </w:del>
      <w:ins w:id="465" w:author="Thng Yu Xuan [2]" w:date="2022-06-29T08:41:00Z">
        <w:r w:rsidRPr="55CE8438">
          <w:rPr>
            <w:lang w:val="en"/>
          </w:rPr>
          <w:t xml:space="preserve"> the steps below</w:t>
        </w:r>
      </w:ins>
      <w:r w:rsidRPr="55CE8438">
        <w:rPr>
          <w:lang w:val="en"/>
        </w:rPr>
        <w:t xml:space="preserve"> to remote</w:t>
      </w:r>
      <w:ins w:id="466" w:author="Xu Jia" w:date="2022-04-07T22:07:00Z">
        <w:r w:rsidR="00F24C8F" w:rsidRPr="55CE8438">
          <w:rPr>
            <w:lang w:val="en"/>
          </w:rPr>
          <w:t>ly</w:t>
        </w:r>
      </w:ins>
      <w:r w:rsidRPr="55CE8438">
        <w:rPr>
          <w:lang w:val="en"/>
        </w:rPr>
        <w:t xml:space="preserve"> access</w:t>
      </w:r>
      <w:r w:rsidR="000A7750" w:rsidRPr="55CE8438">
        <w:rPr>
          <w:lang w:val="en"/>
        </w:rPr>
        <w:t xml:space="preserve"> </w:t>
      </w:r>
      <w:del w:id="467" w:author="Xu Jia" w:date="2022-04-07T22:07:00Z">
        <w:r w:rsidRPr="55CE8438" w:rsidDel="000A7750">
          <w:rPr>
            <w:lang w:val="en"/>
          </w:rPr>
          <w:delText>(RDP)</w:delText>
        </w:r>
        <w:r w:rsidRPr="55CE8438" w:rsidDel="008E4BD8">
          <w:rPr>
            <w:lang w:val="en"/>
          </w:rPr>
          <w:delText xml:space="preserve"> </w:delText>
        </w:r>
      </w:del>
      <w:r w:rsidRPr="55CE8438">
        <w:rPr>
          <w:lang w:val="en"/>
        </w:rPr>
        <w:t>the Windows VM from user’s local computer</w:t>
      </w:r>
      <w:ins w:id="468" w:author="Xu Jia" w:date="2022-04-07T22:07:00Z">
        <w:r w:rsidR="00F24C8F" w:rsidRPr="55CE8438">
          <w:rPr>
            <w:lang w:val="en"/>
          </w:rPr>
          <w:t xml:space="preserve"> using RDP software</w:t>
        </w:r>
      </w:ins>
      <w:r w:rsidR="003E5E60" w:rsidRPr="55CE8438">
        <w:rPr>
          <w:lang w:val="en"/>
        </w:rPr>
        <w:t>.</w:t>
      </w:r>
      <w:r w:rsidR="0023619E" w:rsidRPr="55CE8438">
        <w:rPr>
          <w:rStyle w:val="Heading1Char"/>
          <w:rFonts w:asciiTheme="minorHAnsi" w:hAnsiTheme="minorHAnsi" w:cstheme="minorBidi"/>
          <w:color w:val="333333"/>
          <w:shd w:val="clear" w:color="auto" w:fill="FFFFFF"/>
        </w:rPr>
        <w:t xml:space="preserve"> </w:t>
      </w:r>
      <w:r w:rsidR="0023619E" w:rsidRPr="55CE8438">
        <w:rPr>
          <w:rStyle w:val="md-plain"/>
          <w:color w:val="333333"/>
          <w:shd w:val="clear" w:color="auto" w:fill="FFFFFF"/>
        </w:rPr>
        <w:t xml:space="preserve">Get the instance internal IP address from the instance list (as shown below the IP address is </w:t>
      </w:r>
      <w:r w:rsidR="0023619E" w:rsidRPr="55CE8438">
        <w:rPr>
          <w:rStyle w:val="md-plain"/>
          <w:b/>
          <w:bCs/>
          <w:color w:val="333333"/>
          <w:shd w:val="clear" w:color="auto" w:fill="FFFFFF"/>
        </w:rPr>
        <w:t>10.10.0.140</w:t>
      </w:r>
      <w:r w:rsidR="0023619E" w:rsidRPr="55CE8438">
        <w:rPr>
          <w:rStyle w:val="md-plain"/>
          <w:color w:val="333333"/>
          <w:shd w:val="clear" w:color="auto" w:fill="FFFFFF"/>
        </w:rPr>
        <w:t>):</w:t>
      </w:r>
    </w:p>
    <w:p w14:paraId="5E7BBB74" w14:textId="038C1720" w:rsidR="007E55C2" w:rsidRDefault="007E55C2" w:rsidP="0023619E">
      <w:pPr>
        <w:jc w:val="both"/>
        <w:rPr>
          <w:rFonts w:cstheme="minorHAnsi"/>
          <w:lang w:val="en"/>
        </w:rPr>
      </w:pPr>
      <w:r>
        <w:rPr>
          <w:noProof/>
          <w:color w:val="2B579A"/>
          <w:shd w:val="clear" w:color="auto" w:fill="E6E6E6"/>
        </w:rPr>
        <w:drawing>
          <wp:inline distT="0" distB="0" distL="0" distR="0" wp14:anchorId="13ED9314" wp14:editId="59A5FAE9">
            <wp:extent cx="5400000" cy="1017660"/>
            <wp:effectExtent l="19050" t="19050" r="10795" b="1143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00" cy="1017660"/>
                    </a:xfrm>
                    <a:prstGeom prst="rect">
                      <a:avLst/>
                    </a:prstGeom>
                    <a:noFill/>
                    <a:ln w="3175">
                      <a:solidFill>
                        <a:schemeClr val="tx1"/>
                      </a:solidFill>
                    </a:ln>
                  </pic:spPr>
                </pic:pic>
              </a:graphicData>
            </a:graphic>
          </wp:inline>
        </w:drawing>
      </w:r>
    </w:p>
    <w:p w14:paraId="305FC652" w14:textId="41BF71C5" w:rsidR="006D7D3B" w:rsidRDefault="00237B30" w:rsidP="55CE8438">
      <w:pPr>
        <w:jc w:val="both"/>
        <w:rPr>
          <w:lang w:val="en"/>
        </w:rPr>
      </w:pPr>
      <w:r w:rsidRPr="00230E6B">
        <w:rPr>
          <w:rFonts w:eastAsia="Times New Roman" w:cstheme="minorHAnsi"/>
          <w:b/>
          <w:bCs/>
          <w:noProof/>
          <w:color w:val="242424"/>
          <w:shd w:val="clear" w:color="auto" w:fill="E6E6E6"/>
        </w:rPr>
        <mc:AlternateContent>
          <mc:Choice Requires="wps">
            <w:drawing>
              <wp:anchor distT="45720" distB="45720" distL="114300" distR="114300" simplePos="0" relativeHeight="251663360" behindDoc="0" locked="0" layoutInCell="1" allowOverlap="1" wp14:anchorId="7A71A4E0" wp14:editId="55E890E5">
                <wp:simplePos x="0" y="0"/>
                <wp:positionH relativeFrom="margin">
                  <wp:align>left</wp:align>
                </wp:positionH>
                <wp:positionV relativeFrom="paragraph">
                  <wp:posOffset>500253</wp:posOffset>
                </wp:positionV>
                <wp:extent cx="5687695" cy="612140"/>
                <wp:effectExtent l="0" t="0" r="27305" b="1651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7695" cy="612140"/>
                        </a:xfrm>
                        <a:prstGeom prst="rect">
                          <a:avLst/>
                        </a:prstGeom>
                        <a:solidFill>
                          <a:schemeClr val="bg1">
                            <a:lumMod val="95000"/>
                          </a:schemeClr>
                        </a:solidFill>
                        <a:ln w="9525">
                          <a:solidFill>
                            <a:schemeClr val="bg1">
                              <a:lumMod val="85000"/>
                            </a:schemeClr>
                          </a:solidFill>
                          <a:miter lim="800000"/>
                          <a:headEnd/>
                          <a:tailEnd/>
                        </a:ln>
                      </wps:spPr>
                      <wps:txbx>
                        <w:txbxContent>
                          <w:p w14:paraId="6B4D0F67" w14:textId="015BA161" w:rsidR="00237B30" w:rsidRPr="00237B30" w:rsidRDefault="00237B30" w:rsidP="00237B30">
                            <w:pPr>
                              <w:rPr>
                                <w:rFonts w:asciiTheme="majorHAnsi" w:hAnsiTheme="majorHAnsi" w:cstheme="majorHAnsi"/>
                              </w:rPr>
                            </w:pPr>
                            <w:r w:rsidRPr="00237B30">
                              <w:rPr>
                                <w:rFonts w:asciiTheme="majorHAnsi" w:hAnsiTheme="majorHAnsi" w:cstheme="majorHAnsi"/>
                              </w:rPr>
                              <w:t>ssh -L 3389:&lt;instance ip address&gt;:3389 &lt;username&gt;@gateway.ncl.sg</w:t>
                            </w:r>
                          </w:p>
                          <w:p w14:paraId="4A377708" w14:textId="070E3426" w:rsidR="006374C7" w:rsidRPr="00860193" w:rsidRDefault="00237B30" w:rsidP="00237B30">
                            <w:pPr>
                              <w:rPr>
                                <w:rFonts w:asciiTheme="majorHAnsi" w:hAnsiTheme="majorHAnsi" w:cstheme="majorHAnsi"/>
                              </w:rPr>
                            </w:pPr>
                            <w:r w:rsidRPr="00237B30">
                              <w:rPr>
                                <w:rFonts w:asciiTheme="majorHAnsi" w:hAnsiTheme="majorHAnsi" w:cstheme="majorHAnsi"/>
                              </w:rPr>
                              <w:t xml:space="preserve">example: ssh -L 3389:10.10.0.140:3389 </w:t>
                            </w:r>
                            <w:r w:rsidR="00394AD4">
                              <w:rPr>
                                <w:rFonts w:asciiTheme="majorHAnsi" w:hAnsiTheme="majorHAnsi" w:cstheme="majorHAnsi"/>
                              </w:rPr>
                              <w:t>ncl-yuancheng</w:t>
                            </w:r>
                            <w:r w:rsidRPr="00237B30">
                              <w:rPr>
                                <w:rFonts w:asciiTheme="majorHAnsi" w:hAnsiTheme="majorHAnsi" w:cstheme="majorHAnsi"/>
                              </w:rPr>
                              <w:t>@gateway.ncl.sg</w:t>
                            </w:r>
                          </w:p>
                        </w:txbxContent>
                      </wps:txbx>
                      <wps:bodyPr rot="0" vert="horz" wrap="square" lIns="91440" tIns="45720" rIns="91440" bIns="45720" anchor="t" anchorCtr="0">
                        <a:noAutofit/>
                      </wps:bodyPr>
                    </wps:wsp>
                  </a:graphicData>
                </a:graphic>
                <wp14:sizeRelH relativeFrom="margin">
                  <wp14:pctWidth>0</wp14:pctWidth>
                </wp14:sizeRelH>
                <wp14:sizeRelV relativeFrom="insideMargin">
                  <wp14:pctHeight>0</wp14:pctHeight>
                </wp14:sizeRelV>
              </wp:anchor>
            </w:drawing>
          </mc:Choice>
          <mc:Fallback xmlns:a14="http://schemas.microsoft.com/office/drawing/2010/main" xmlns:pic="http://schemas.openxmlformats.org/drawingml/2006/picture" xmlns:a="http://schemas.openxmlformats.org/drawingml/2006/main">
            <w:pict w14:anchorId="01E1581E">
              <v:shape id="_x0000_s1028" style="position:absolute;left:0;text-align:left;margin-left:0;margin-top:39.4pt;width:447.85pt;height:48.2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inner-margin-area;v-text-anchor:top" fillcolor="#f2f2f2 [3052]" strokecolor="#d8d8d8 [273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" w14:anchorId="7A71A4E0">
                <v:textbox>
                  <w:txbxContent>
                    <w:p w:rsidRPr="00237B30" w:rsidR="00237B30" w:rsidP="00237B30" w:rsidRDefault="00237B30" w14:paraId="32502420" w14:textId="015BA161">
                      <w:pPr>
                        <w:rPr>
                          <w:rFonts w:asciiTheme="majorHAnsi" w:hAnsiTheme="majorHAnsi" w:cstheme="majorHAnsi"/>
                        </w:rPr>
                      </w:pPr>
                      <w:r w:rsidRPr="00237B30">
                        <w:rPr>
                          <w:rFonts w:asciiTheme="majorHAnsi" w:hAnsiTheme="majorHAnsi" w:cstheme="majorHAnsi"/>
                        </w:rPr>
                        <w:t>ssh -L 3389:&lt;instance ip address&gt;:3389 &lt;username&gt;@gateway.ncl.sg</w:t>
                      </w:r>
                    </w:p>
                    <w:p w:rsidRPr="00860193" w:rsidR="006374C7" w:rsidP="00237B30" w:rsidRDefault="00237B30" w14:paraId="1F3E8A92" w14:textId="070E3426">
                      <w:pPr>
                        <w:rPr>
                          <w:rFonts w:asciiTheme="majorHAnsi" w:hAnsiTheme="majorHAnsi" w:cstheme="majorHAnsi"/>
                        </w:rPr>
                      </w:pPr>
                      <w:r w:rsidRPr="00237B30">
                        <w:rPr>
                          <w:rFonts w:asciiTheme="majorHAnsi" w:hAnsiTheme="majorHAnsi" w:cstheme="majorHAnsi"/>
                        </w:rPr>
                        <w:t xml:space="preserve">example: ssh -L 3389:10.10.0.140:3389 </w:t>
                      </w:r>
                      <w:r w:rsidR="00394AD4">
                        <w:rPr>
                          <w:rFonts w:asciiTheme="majorHAnsi" w:hAnsiTheme="majorHAnsi" w:cstheme="majorHAnsi"/>
                        </w:rPr>
                        <w:t>ncl-yuancheng</w:t>
                      </w:r>
                      <w:r w:rsidRPr="00237B30">
                        <w:rPr>
                          <w:rFonts w:asciiTheme="majorHAnsi" w:hAnsiTheme="majorHAnsi" w:cstheme="majorHAnsi"/>
                        </w:rPr>
                        <w:t>@gateway.ncl.sg</w:t>
                      </w:r>
                    </w:p>
                  </w:txbxContent>
                </v:textbox>
                <w10:wrap type="square" anchorx="margin"/>
              </v:shape>
            </w:pict>
          </mc:Fallback>
        </mc:AlternateContent>
      </w:r>
      <w:r w:rsidR="006D7D3B" w:rsidRPr="55CE8438">
        <w:rPr>
          <w:b/>
          <w:bCs/>
          <w:lang w:val="en"/>
        </w:rPr>
        <w:t>Step</w:t>
      </w:r>
      <w:del w:id="469" w:author="Liu yuancheng" w:date="2022-04-08T13:40:00Z">
        <w:r w:rsidRPr="55CE8438" w:rsidDel="006D7D3B">
          <w:rPr>
            <w:b/>
            <w:bCs/>
            <w:lang w:val="en"/>
          </w:rPr>
          <w:delText xml:space="preserve"> </w:delText>
        </w:r>
      </w:del>
      <w:ins w:id="470" w:author="Liu yuancheng" w:date="2022-04-08T13:40:00Z">
        <w:r w:rsidR="008F4F37" w:rsidRPr="55CE8438">
          <w:rPr>
            <w:b/>
            <w:bCs/>
            <w:lang w:val="en"/>
          </w:rPr>
          <w:t>_</w:t>
        </w:r>
        <w:r w:rsidR="00C44F7B" w:rsidRPr="55CE8438">
          <w:rPr>
            <w:b/>
            <w:bCs/>
            <w:lang w:val="en"/>
          </w:rPr>
          <w:t>1</w:t>
        </w:r>
      </w:ins>
      <w:del w:id="471" w:author="Liu yuancheng" w:date="2022-04-08T13:40:00Z">
        <w:r w:rsidRPr="55CE8438" w:rsidDel="006D7D3B">
          <w:rPr>
            <w:b/>
            <w:bCs/>
            <w:lang w:val="en"/>
          </w:rPr>
          <w:delText>1</w:delText>
        </w:r>
      </w:del>
      <w:r w:rsidR="006D7D3B" w:rsidRPr="55CE8438">
        <w:rPr>
          <w:b/>
          <w:bCs/>
          <w:lang w:val="en"/>
        </w:rPr>
        <w:t>:</w:t>
      </w:r>
      <w:r w:rsidR="006D7D3B" w:rsidRPr="55CE8438">
        <w:rPr>
          <w:lang w:val="en"/>
        </w:rPr>
        <w:t xml:space="preserve"> </w:t>
      </w:r>
      <w:commentRangeStart w:id="472"/>
      <w:del w:id="473" w:author="Thng Yu Xuan [2]" w:date="2022-06-29T08:40:00Z">
        <w:r w:rsidRPr="55CE8438" w:rsidDel="006D7D3B">
          <w:rPr>
            <w:lang w:val="en"/>
          </w:rPr>
          <w:delText xml:space="preserve">login the </w:delText>
        </w:r>
        <w:r w:rsidRPr="55CE8438" w:rsidDel="00463A35">
          <w:rPr>
            <w:lang w:val="en"/>
          </w:rPr>
          <w:delText>NCL</w:delText>
        </w:r>
        <w:r w:rsidRPr="55CE8438" w:rsidDel="006D7D3B">
          <w:rPr>
            <w:lang w:val="en"/>
          </w:rPr>
          <w:delText xml:space="preserve"> gateway</w:delText>
        </w:r>
      </w:del>
      <w:ins w:id="474" w:author="Xu Jia" w:date="2022-04-07T22:08:00Z">
        <w:del w:id="475" w:author="Thng Yu Xuan [2]" w:date="2022-06-29T08:40:00Z">
          <w:r w:rsidRPr="55CE8438" w:rsidDel="00A75796">
            <w:rPr>
              <w:lang w:val="en"/>
            </w:rPr>
            <w:delText xml:space="preserve"> (SSH to gateway.ncl.sg)</w:delText>
          </w:r>
        </w:del>
      </w:ins>
      <w:del w:id="476" w:author="Thng Yu Xuan [2]" w:date="2022-06-29T08:40:00Z">
        <w:r w:rsidRPr="55CE8438" w:rsidDel="006D7D3B">
          <w:rPr>
            <w:lang w:val="en"/>
          </w:rPr>
          <w:delText xml:space="preserve"> with your gateway account and do the port forwarding: open a cmd terminal on your local machine and run the cmd:</w:delText>
        </w:r>
      </w:del>
      <w:ins w:id="477" w:author="Thng Yu Xuan [2]" w:date="2022-06-29T08:40:00Z">
        <w:r w:rsidR="006D7D3B" w:rsidRPr="55CE8438">
          <w:rPr>
            <w:lang w:val="en"/>
          </w:rPr>
          <w:t xml:space="preserve"> </w:t>
        </w:r>
      </w:ins>
      <w:commentRangeEnd w:id="472"/>
      <w:r w:rsidR="00A75796">
        <w:rPr>
          <w:rStyle w:val="CommentReference"/>
        </w:rPr>
        <w:commentReference w:id="472"/>
      </w:r>
      <w:ins w:id="478" w:author="Thng Yu Xuan [2]" w:date="2022-06-29T08:40:00Z">
        <w:r w:rsidR="55CE8438" w:rsidRPr="55CE8438">
          <w:rPr>
            <w:lang w:val="en"/>
          </w:rPr>
          <w:t>On your local machine (not the VM image), open a new cmd terminal and run the following command to do port forwarding on your local machine to the VM image. Ensure that you do not login to the NCL gateway account before running the command.</w:t>
        </w:r>
      </w:ins>
    </w:p>
    <w:p w14:paraId="20497A81" w14:textId="27567EC3" w:rsidR="00431353" w:rsidRPr="00431353" w:rsidRDefault="00431353" w:rsidP="55CE8438">
      <w:pPr>
        <w:spacing w:before="192" w:after="192" w:line="240" w:lineRule="auto"/>
        <w:jc w:val="both"/>
        <w:rPr>
          <w:rFonts w:eastAsia="Times New Roman"/>
          <w:color w:val="333333"/>
        </w:rPr>
      </w:pPr>
      <w:r w:rsidRPr="6A3C1A0D">
        <w:rPr>
          <w:rFonts w:eastAsia="Times New Roman"/>
          <w:b/>
          <w:bCs/>
          <w:color w:val="333333"/>
        </w:rPr>
        <w:t>Step</w:t>
      </w:r>
      <w:ins w:id="479" w:author="Liu yuancheng" w:date="2022-04-08T13:41:00Z">
        <w:r w:rsidR="00260799" w:rsidRPr="6A3C1A0D">
          <w:rPr>
            <w:rFonts w:eastAsia="Times New Roman"/>
            <w:b/>
            <w:bCs/>
            <w:color w:val="333333"/>
          </w:rPr>
          <w:t>_</w:t>
        </w:r>
      </w:ins>
      <w:del w:id="480" w:author="Liu yuancheng" w:date="2022-04-08T13:41:00Z">
        <w:r w:rsidRPr="6A3C1A0D" w:rsidDel="00431353">
          <w:rPr>
            <w:rFonts w:eastAsia="Times New Roman"/>
            <w:b/>
            <w:bCs/>
            <w:color w:val="333333"/>
          </w:rPr>
          <w:delText xml:space="preserve"> </w:delText>
        </w:r>
      </w:del>
      <w:r w:rsidRPr="6A3C1A0D">
        <w:rPr>
          <w:rFonts w:eastAsia="Times New Roman"/>
          <w:b/>
          <w:bCs/>
          <w:color w:val="333333"/>
        </w:rPr>
        <w:t>2</w:t>
      </w:r>
      <w:r w:rsidRPr="6A3C1A0D">
        <w:rPr>
          <w:rFonts w:eastAsia="Times New Roman"/>
          <w:color w:val="333333"/>
        </w:rPr>
        <w:t>: Open Windows RDP client</w:t>
      </w:r>
      <w:ins w:id="481" w:author="Thng Yu Xuan [2]" w:date="2022-06-29T08:40:00Z">
        <w:r w:rsidRPr="6A3C1A0D">
          <w:rPr>
            <w:rFonts w:eastAsia="Times New Roman"/>
            <w:color w:val="333333"/>
          </w:rPr>
          <w:t xml:space="preserve"> on your local machine</w:t>
        </w:r>
      </w:ins>
      <w:r w:rsidRPr="6A3C1A0D">
        <w:rPr>
          <w:rFonts w:eastAsia="Times New Roman"/>
          <w:color w:val="333333"/>
        </w:rPr>
        <w:t xml:space="preserve"> </w:t>
      </w:r>
      <w:ins w:id="482" w:author="Florentiana Yuwono" w:date="2022-07-12T03:49:00Z">
        <w:r w:rsidRPr="6A3C1A0D">
          <w:rPr>
            <w:rFonts w:eastAsia="Times New Roman"/>
            <w:color w:val="333333"/>
          </w:rPr>
          <w:t xml:space="preserve">by typing “Remote Desktop Connection” on the search bar </w:t>
        </w:r>
      </w:ins>
      <w:r w:rsidRPr="6A3C1A0D">
        <w:rPr>
          <w:rFonts w:eastAsia="Times New Roman"/>
          <w:color w:val="333333"/>
        </w:rPr>
        <w:t xml:space="preserve">and fill in the </w:t>
      </w:r>
      <w:r w:rsidR="00BB0165" w:rsidRPr="6A3C1A0D">
        <w:rPr>
          <w:rFonts w:eastAsia="Times New Roman"/>
          <w:color w:val="333333"/>
        </w:rPr>
        <w:t>IP</w:t>
      </w:r>
      <w:r w:rsidRPr="6A3C1A0D">
        <w:rPr>
          <w:rFonts w:eastAsia="Times New Roman"/>
          <w:color w:val="333333"/>
        </w:rPr>
        <w:t xml:space="preserve"> address </w:t>
      </w:r>
      <w:r w:rsidRPr="6A3C1A0D">
        <w:rPr>
          <w:rFonts w:eastAsia="Times New Roman"/>
          <w:b/>
          <w:bCs/>
          <w:color w:val="333333"/>
        </w:rPr>
        <w:t>127.0.0.1</w:t>
      </w:r>
      <w:del w:id="483" w:author="Liu yuancheng" w:date="2022-04-08T13:41:00Z">
        <w:r w:rsidRPr="6A3C1A0D" w:rsidDel="00431353">
          <w:rPr>
            <w:rFonts w:eastAsia="Times New Roman"/>
            <w:b/>
            <w:bCs/>
            <w:color w:val="333333"/>
          </w:rPr>
          <w:delText xml:space="preserve"> </w:delText>
        </w:r>
      </w:del>
      <w:r w:rsidRPr="6A3C1A0D">
        <w:rPr>
          <w:rFonts w:eastAsia="Times New Roman"/>
          <w:b/>
          <w:bCs/>
          <w:color w:val="333333"/>
        </w:rPr>
        <w:t>,</w:t>
      </w:r>
      <w:ins w:id="484" w:author="Liu yuancheng" w:date="2022-04-08T13:41:00Z">
        <w:r w:rsidR="00CD29EE" w:rsidRPr="6A3C1A0D">
          <w:rPr>
            <w:rFonts w:eastAsia="Times New Roman"/>
            <w:color w:val="333333"/>
          </w:rPr>
          <w:t xml:space="preserve"> </w:t>
        </w:r>
      </w:ins>
      <w:del w:id="485" w:author="Liu yuancheng" w:date="2022-04-08T13:41:00Z">
        <w:r w:rsidRPr="6A3C1A0D" w:rsidDel="00431353">
          <w:rPr>
            <w:rFonts w:eastAsia="Times New Roman"/>
            <w:color w:val="333333"/>
          </w:rPr>
          <w:delText xml:space="preserve"> user name</w:delText>
        </w:r>
      </w:del>
      <w:ins w:id="486" w:author="Liu yuancheng" w:date="2022-04-08T13:41:00Z">
        <w:r w:rsidR="0078770E" w:rsidRPr="6A3C1A0D">
          <w:rPr>
            <w:rFonts w:eastAsia="Times New Roman"/>
            <w:color w:val="333333"/>
          </w:rPr>
          <w:t>username</w:t>
        </w:r>
      </w:ins>
      <w:r w:rsidRPr="6A3C1A0D">
        <w:rPr>
          <w:rFonts w:eastAsia="Times New Roman"/>
          <w:color w:val="333333"/>
        </w:rPr>
        <w:t xml:space="preserve">: </w:t>
      </w:r>
      <w:r w:rsidRPr="6A3C1A0D">
        <w:rPr>
          <w:rFonts w:eastAsia="Times New Roman"/>
          <w:b/>
          <w:bCs/>
          <w:color w:val="333333"/>
        </w:rPr>
        <w:t>ncl_win10_</w:t>
      </w:r>
      <w:del w:id="487" w:author="Liu yuancheng" w:date="2022-04-08T13:41:00Z">
        <w:r w:rsidRPr="6A3C1A0D" w:rsidDel="00431353">
          <w:rPr>
            <w:rFonts w:eastAsia="Times New Roman"/>
            <w:b/>
            <w:bCs/>
            <w:color w:val="333333"/>
          </w:rPr>
          <w:delText>pro .</w:delText>
        </w:r>
      </w:del>
      <w:ins w:id="488" w:author="Liu yuancheng" w:date="2022-04-08T13:41:00Z">
        <w:r w:rsidR="00FC7287" w:rsidRPr="6A3C1A0D">
          <w:rPr>
            <w:rFonts w:eastAsia="Times New Roman"/>
            <w:b/>
            <w:bCs/>
            <w:color w:val="333333"/>
          </w:rPr>
          <w:t>pro.</w:t>
        </w:r>
      </w:ins>
      <w:r w:rsidR="009B130A" w:rsidRPr="6A3C1A0D">
        <w:rPr>
          <w:rFonts w:eastAsia="Times New Roman"/>
          <w:b/>
          <w:bCs/>
          <w:color w:val="333333"/>
        </w:rPr>
        <w:t xml:space="preserve"> </w:t>
      </w:r>
    </w:p>
    <w:p w14:paraId="3DED6BA6" w14:textId="2562512F" w:rsidR="00431353" w:rsidRPr="00431353" w:rsidRDefault="00431353" w:rsidP="006036C8">
      <w:pPr>
        <w:spacing w:before="192" w:after="192" w:line="240" w:lineRule="auto"/>
        <w:jc w:val="both"/>
        <w:rPr>
          <w:rFonts w:eastAsia="Times New Roman" w:cstheme="minorHAnsi"/>
          <w:color w:val="333333"/>
        </w:rPr>
      </w:pPr>
      <w:r w:rsidRPr="00431353">
        <w:rPr>
          <w:rFonts w:eastAsia="Times New Roman" w:cstheme="minorHAnsi"/>
          <w:b/>
          <w:bCs/>
          <w:color w:val="333333"/>
        </w:rPr>
        <w:t>Step</w:t>
      </w:r>
      <w:ins w:id="489" w:author="Liu yuancheng" w:date="2022-04-08T13:41:00Z">
        <w:r w:rsidR="00741D0B">
          <w:rPr>
            <w:rFonts w:eastAsia="Times New Roman" w:cstheme="minorHAnsi"/>
            <w:b/>
            <w:bCs/>
            <w:color w:val="333333"/>
          </w:rPr>
          <w:t>_</w:t>
        </w:r>
      </w:ins>
      <w:del w:id="490" w:author="Liu yuancheng" w:date="2022-04-08T13:41:00Z">
        <w:r w:rsidRPr="00431353" w:rsidDel="00741D0B">
          <w:rPr>
            <w:rFonts w:eastAsia="Times New Roman" w:cstheme="minorHAnsi"/>
            <w:b/>
            <w:bCs/>
            <w:color w:val="333333"/>
          </w:rPr>
          <w:delText xml:space="preserve"> </w:delText>
        </w:r>
      </w:del>
      <w:r w:rsidRPr="00431353">
        <w:rPr>
          <w:rFonts w:eastAsia="Times New Roman" w:cstheme="minorHAnsi"/>
          <w:b/>
          <w:bCs/>
          <w:color w:val="333333"/>
        </w:rPr>
        <w:t>3:</w:t>
      </w:r>
      <w:r w:rsidRPr="00431353">
        <w:rPr>
          <w:rFonts w:eastAsia="Times New Roman" w:cstheme="minorHAnsi"/>
          <w:color w:val="333333"/>
        </w:rPr>
        <w:t xml:space="preserve"> Click the "Connect "button and when the password input </w:t>
      </w:r>
      <w:r w:rsidR="00780723">
        <w:rPr>
          <w:rFonts w:eastAsia="Times New Roman" w:cstheme="minorHAnsi"/>
          <w:color w:val="333333"/>
        </w:rPr>
        <w:t>dialog pop</w:t>
      </w:r>
      <w:r w:rsidRPr="00431353">
        <w:rPr>
          <w:rFonts w:eastAsia="Times New Roman" w:cstheme="minorHAnsi"/>
          <w:color w:val="333333"/>
        </w:rPr>
        <w:t xml:space="preserve">up, type in password </w:t>
      </w:r>
      <w:del w:id="491" w:author="Liu yuancheng" w:date="2022-04-08T13:41:00Z">
        <w:r w:rsidRPr="00431353" w:rsidDel="00FC7287">
          <w:rPr>
            <w:rFonts w:eastAsia="Times New Roman" w:cstheme="minorHAnsi"/>
            <w:b/>
            <w:bCs/>
            <w:color w:val="333333"/>
          </w:rPr>
          <w:delText>123</w:delText>
        </w:r>
        <w:r w:rsidR="009B130A" w:rsidDel="00FC7287">
          <w:rPr>
            <w:rFonts w:eastAsia="Times New Roman" w:cstheme="minorHAnsi"/>
            <w:b/>
            <w:bCs/>
            <w:color w:val="333333"/>
          </w:rPr>
          <w:delText xml:space="preserve"> .</w:delText>
        </w:r>
      </w:del>
      <w:ins w:id="492" w:author="Liu yuancheng" w:date="2022-04-08T13:41:00Z">
        <w:r w:rsidR="00FC7287" w:rsidRPr="00431353">
          <w:rPr>
            <w:rFonts w:eastAsia="Times New Roman" w:cstheme="minorHAnsi"/>
            <w:b/>
            <w:bCs/>
            <w:color w:val="333333"/>
          </w:rPr>
          <w:t>123</w:t>
        </w:r>
        <w:r w:rsidR="00FC7287">
          <w:rPr>
            <w:rFonts w:eastAsia="Times New Roman" w:cstheme="minorHAnsi"/>
            <w:b/>
            <w:bCs/>
            <w:color w:val="333333"/>
          </w:rPr>
          <w:t>.</w:t>
        </w:r>
      </w:ins>
    </w:p>
    <w:p w14:paraId="4090A859" w14:textId="50B723BA" w:rsidR="006036C8" w:rsidRDefault="00780723" w:rsidP="006036C8">
      <w:pPr>
        <w:jc w:val="both"/>
        <w:rPr>
          <w:rFonts w:cstheme="minorHAnsi"/>
          <w:color w:val="333333"/>
          <w:shd w:val="clear" w:color="auto" w:fill="FFFFFF"/>
        </w:rPr>
      </w:pPr>
      <w:r>
        <w:rPr>
          <w:noProof/>
          <w:color w:val="2B579A"/>
          <w:shd w:val="clear" w:color="auto" w:fill="E6E6E6"/>
        </w:rPr>
        <w:lastRenderedPageBreak/>
        <w:drawing>
          <wp:inline distT="0" distB="0" distL="0" distR="0" wp14:anchorId="7F849BAA" wp14:editId="32942884">
            <wp:extent cx="5400000" cy="4560624"/>
            <wp:effectExtent l="19050" t="19050" r="10795" b="1143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00" cy="4560624"/>
                    </a:xfrm>
                    <a:prstGeom prst="rect">
                      <a:avLst/>
                    </a:prstGeom>
                    <a:noFill/>
                    <a:ln w="3175">
                      <a:solidFill>
                        <a:schemeClr val="tx1"/>
                      </a:solidFill>
                    </a:ln>
                  </pic:spPr>
                </pic:pic>
              </a:graphicData>
            </a:graphic>
          </wp:inline>
        </w:drawing>
      </w:r>
    </w:p>
    <w:p w14:paraId="1CE26506" w14:textId="1F649E09" w:rsidR="00787F38" w:rsidRPr="00F07F01" w:rsidRDefault="006A6523" w:rsidP="006036C8">
      <w:pPr>
        <w:jc w:val="both"/>
        <w:rPr>
          <w:rFonts w:cstheme="minorHAnsi"/>
          <w:color w:val="333333"/>
          <w:shd w:val="clear" w:color="auto" w:fill="FFFFFF"/>
        </w:rPr>
      </w:pPr>
      <w:r w:rsidRPr="00F07F01">
        <w:rPr>
          <w:rFonts w:cstheme="minorHAnsi"/>
          <w:color w:val="333333"/>
          <w:shd w:val="clear" w:color="auto" w:fill="FFFFFF"/>
        </w:rPr>
        <w:t xml:space="preserve">Press </w:t>
      </w:r>
      <w:r w:rsidR="00D722BE">
        <w:rPr>
          <w:rFonts w:cstheme="minorHAnsi"/>
          <w:color w:val="333333"/>
          <w:shd w:val="clear" w:color="auto" w:fill="FFFFFF"/>
        </w:rPr>
        <w:t>“</w:t>
      </w:r>
      <w:r w:rsidR="00D722BE" w:rsidRPr="007F4E2D">
        <w:rPr>
          <w:rFonts w:cstheme="minorHAnsi"/>
          <w:b/>
          <w:bCs/>
          <w:color w:val="333333"/>
          <w:shd w:val="clear" w:color="auto" w:fill="FFFFFF"/>
        </w:rPr>
        <w:t>Yes</w:t>
      </w:r>
      <w:r w:rsidR="00D722BE">
        <w:rPr>
          <w:rFonts w:cstheme="minorHAnsi"/>
          <w:color w:val="333333"/>
          <w:shd w:val="clear" w:color="auto" w:fill="FFFFFF"/>
        </w:rPr>
        <w:t>”</w:t>
      </w:r>
      <w:r w:rsidRPr="00F07F01">
        <w:rPr>
          <w:rFonts w:cstheme="minorHAnsi"/>
          <w:color w:val="333333"/>
          <w:shd w:val="clear" w:color="auto" w:fill="FFFFFF"/>
        </w:rPr>
        <w:t xml:space="preserve"> </w:t>
      </w:r>
      <w:r w:rsidR="00B0779D">
        <w:rPr>
          <w:rFonts w:cstheme="minorHAnsi"/>
          <w:color w:val="333333"/>
          <w:shd w:val="clear" w:color="auto" w:fill="FFFFFF"/>
        </w:rPr>
        <w:t xml:space="preserve">when </w:t>
      </w:r>
      <w:r w:rsidRPr="00F07F01">
        <w:rPr>
          <w:rFonts w:cstheme="minorHAnsi"/>
          <w:color w:val="333333"/>
          <w:shd w:val="clear" w:color="auto" w:fill="FFFFFF"/>
        </w:rPr>
        <w:t>the connection certification alert window pop-up</w:t>
      </w:r>
      <w:r w:rsidR="005B1DE2">
        <w:rPr>
          <w:rFonts w:cstheme="minorHAnsi"/>
          <w:color w:val="333333"/>
          <w:shd w:val="clear" w:color="auto" w:fill="FFFFFF"/>
        </w:rPr>
        <w:t>:</w:t>
      </w:r>
    </w:p>
    <w:p w14:paraId="29D49E5E" w14:textId="7C3BC6C3" w:rsidR="006036C8" w:rsidRDefault="001C0BE2" w:rsidP="006036C8">
      <w:pPr>
        <w:jc w:val="both"/>
        <w:rPr>
          <w:rFonts w:cstheme="minorHAnsi"/>
          <w:color w:val="333333"/>
          <w:shd w:val="clear" w:color="auto" w:fill="FFFFFF"/>
        </w:rPr>
      </w:pPr>
      <w:r>
        <w:rPr>
          <w:noProof/>
          <w:color w:val="2B579A"/>
          <w:shd w:val="clear" w:color="auto" w:fill="E6E6E6"/>
        </w:rPr>
        <w:drawing>
          <wp:inline distT="0" distB="0" distL="0" distR="0" wp14:anchorId="6551984C" wp14:editId="39A4A431">
            <wp:extent cx="3730625" cy="3818255"/>
            <wp:effectExtent l="0" t="0" r="3175"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30625" cy="3818255"/>
                    </a:xfrm>
                    <a:prstGeom prst="rect">
                      <a:avLst/>
                    </a:prstGeom>
                    <a:noFill/>
                    <a:ln>
                      <a:noFill/>
                    </a:ln>
                  </pic:spPr>
                </pic:pic>
              </a:graphicData>
            </a:graphic>
          </wp:inline>
        </w:drawing>
      </w:r>
    </w:p>
    <w:p w14:paraId="251A2773" w14:textId="56023EAA" w:rsidR="006036C8" w:rsidRPr="00494125" w:rsidRDefault="00494125" w:rsidP="006036C8">
      <w:pPr>
        <w:jc w:val="both"/>
        <w:rPr>
          <w:rFonts w:cstheme="minorHAnsi"/>
          <w:color w:val="333333"/>
          <w:shd w:val="clear" w:color="auto" w:fill="FFFFFF"/>
        </w:rPr>
      </w:pPr>
      <w:r w:rsidRPr="00494125">
        <w:rPr>
          <w:rFonts w:cstheme="minorHAnsi"/>
          <w:color w:val="333333"/>
          <w:shd w:val="clear" w:color="auto" w:fill="FFFFFF"/>
        </w:rPr>
        <w:lastRenderedPageBreak/>
        <w:t>Then You can use RDP to access the VM as shown below:</w:t>
      </w:r>
    </w:p>
    <w:p w14:paraId="6A747703" w14:textId="186CBF1B" w:rsidR="00D86277" w:rsidRDefault="00494125" w:rsidP="006036C8">
      <w:pPr>
        <w:jc w:val="both"/>
        <w:rPr>
          <w:rFonts w:cstheme="minorHAnsi"/>
          <w:color w:val="333333"/>
          <w:shd w:val="clear" w:color="auto" w:fill="FFFFFF"/>
        </w:rPr>
      </w:pPr>
      <w:r>
        <w:rPr>
          <w:noProof/>
          <w:color w:val="2B579A"/>
          <w:shd w:val="clear" w:color="auto" w:fill="E6E6E6"/>
        </w:rPr>
        <w:drawing>
          <wp:inline distT="0" distB="0" distL="0" distR="0" wp14:anchorId="2D8DDA46" wp14:editId="31CDA8DA">
            <wp:extent cx="5731510" cy="4192270"/>
            <wp:effectExtent l="0" t="0" r="2540" b="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websit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192270"/>
                    </a:xfrm>
                    <a:prstGeom prst="rect">
                      <a:avLst/>
                    </a:prstGeom>
                    <a:noFill/>
                    <a:ln>
                      <a:noFill/>
                    </a:ln>
                  </pic:spPr>
                </pic:pic>
              </a:graphicData>
            </a:graphic>
          </wp:inline>
        </w:drawing>
      </w:r>
    </w:p>
    <w:p w14:paraId="4D65A293" w14:textId="1237D483" w:rsidR="00A65F2A" w:rsidRDefault="00D25A02" w:rsidP="00B5628A">
      <w:pPr>
        <w:pStyle w:val="Heading1"/>
        <w:rPr>
          <w:shd w:val="clear" w:color="auto" w:fill="FFFFFF"/>
        </w:rPr>
      </w:pPr>
      <w:bookmarkStart w:id="493" w:name="_Toc100267659"/>
      <w:r>
        <w:rPr>
          <w:shd w:val="clear" w:color="auto" w:fill="FFFFFF"/>
        </w:rPr>
        <w:t xml:space="preserve">4.File </w:t>
      </w:r>
      <w:del w:id="494" w:author="Xu Jia" w:date="2022-04-07T21:38:00Z">
        <w:r w:rsidDel="00E014AD">
          <w:rPr>
            <w:shd w:val="clear" w:color="auto" w:fill="FFFFFF"/>
          </w:rPr>
          <w:delText xml:space="preserve">Translation </w:delText>
        </w:r>
      </w:del>
      <w:ins w:id="495" w:author="Xu Jia" w:date="2022-04-07T21:38:00Z">
        <w:r w:rsidR="00E014AD">
          <w:rPr>
            <w:shd w:val="clear" w:color="auto" w:fill="FFFFFF"/>
          </w:rPr>
          <w:t xml:space="preserve">Transfer </w:t>
        </w:r>
      </w:ins>
      <w:r w:rsidR="00875DB4">
        <w:rPr>
          <w:shd w:val="clear" w:color="auto" w:fill="FFFFFF"/>
        </w:rPr>
        <w:t>[Optional]</w:t>
      </w:r>
      <w:bookmarkEnd w:id="493"/>
    </w:p>
    <w:p w14:paraId="72E412FF" w14:textId="2ED96C41" w:rsidR="00A65F2A" w:rsidRDefault="007C192C" w:rsidP="006036C8">
      <w:pPr>
        <w:jc w:val="both"/>
        <w:rPr>
          <w:rFonts w:cstheme="minorHAnsi"/>
          <w:color w:val="333333"/>
          <w:shd w:val="clear" w:color="auto" w:fill="FFFFFF"/>
        </w:rPr>
      </w:pPr>
      <w:r>
        <w:rPr>
          <w:rFonts w:cstheme="minorHAnsi"/>
          <w:color w:val="333333"/>
          <w:shd w:val="clear" w:color="auto" w:fill="FFFFFF"/>
        </w:rPr>
        <w:t xml:space="preserve">If the users want to transfer files from their </w:t>
      </w:r>
      <w:r w:rsidR="00CF7ADA">
        <w:rPr>
          <w:rFonts w:cstheme="minorHAnsi"/>
          <w:color w:val="333333"/>
          <w:shd w:val="clear" w:color="auto" w:fill="FFFFFF"/>
        </w:rPr>
        <w:t>local computer to the Open</w:t>
      </w:r>
      <w:r w:rsidR="00D519A1">
        <w:rPr>
          <w:rFonts w:cstheme="minorHAnsi"/>
          <w:color w:val="333333"/>
          <w:shd w:val="clear" w:color="auto" w:fill="FFFFFF"/>
        </w:rPr>
        <w:t>S</w:t>
      </w:r>
      <w:r w:rsidR="00CF7ADA">
        <w:rPr>
          <w:rFonts w:cstheme="minorHAnsi"/>
          <w:color w:val="333333"/>
          <w:shd w:val="clear" w:color="auto" w:fill="FFFFFF"/>
        </w:rPr>
        <w:t>tack</w:t>
      </w:r>
      <w:r w:rsidR="00BA1A9A">
        <w:rPr>
          <w:rFonts w:cstheme="minorHAnsi"/>
          <w:color w:val="333333"/>
          <w:shd w:val="clear" w:color="auto" w:fill="FFFFFF"/>
        </w:rPr>
        <w:t xml:space="preserve"> VM</w:t>
      </w:r>
      <w:r w:rsidR="00CF7ADA">
        <w:rPr>
          <w:rFonts w:cstheme="minorHAnsi"/>
          <w:color w:val="333333"/>
          <w:shd w:val="clear" w:color="auto" w:fill="FFFFFF"/>
        </w:rPr>
        <w:t xml:space="preserve"> or download file</w:t>
      </w:r>
      <w:ins w:id="496" w:author="Xu Jia" w:date="2022-04-07T22:12:00Z">
        <w:r w:rsidR="00A75796">
          <w:rPr>
            <w:rFonts w:cstheme="minorHAnsi"/>
            <w:color w:val="333333"/>
            <w:shd w:val="clear" w:color="auto" w:fill="FFFFFF"/>
          </w:rPr>
          <w:t>s</w:t>
        </w:r>
      </w:ins>
      <w:r w:rsidR="00CF7ADA">
        <w:rPr>
          <w:rFonts w:cstheme="minorHAnsi"/>
          <w:color w:val="333333"/>
          <w:shd w:val="clear" w:color="auto" w:fill="FFFFFF"/>
        </w:rPr>
        <w:t xml:space="preserve"> from the OpenStack VM to their local</w:t>
      </w:r>
      <w:ins w:id="497" w:author="Xu Jia" w:date="2022-04-07T22:12:00Z">
        <w:r w:rsidR="00A75796">
          <w:rPr>
            <w:rFonts w:cstheme="minorHAnsi"/>
            <w:color w:val="333333"/>
            <w:shd w:val="clear" w:color="auto" w:fill="FFFFFF"/>
          </w:rPr>
          <w:t xml:space="preserve"> computer</w:t>
        </w:r>
      </w:ins>
      <w:r w:rsidR="00CF7ADA">
        <w:rPr>
          <w:rFonts w:cstheme="minorHAnsi"/>
          <w:color w:val="333333"/>
          <w:shd w:val="clear" w:color="auto" w:fill="FFFFFF"/>
        </w:rPr>
        <w:t>, they can follow below steps:</w:t>
      </w:r>
    </w:p>
    <w:p w14:paraId="209BED98" w14:textId="6B458085" w:rsidR="00CF7ADA" w:rsidRPr="00560A9E" w:rsidRDefault="00560A9E" w:rsidP="006036C8">
      <w:pPr>
        <w:jc w:val="both"/>
        <w:rPr>
          <w:rFonts w:cstheme="minorHAnsi"/>
          <w:color w:val="333333"/>
          <w:shd w:val="clear" w:color="auto" w:fill="FFFFFF"/>
        </w:rPr>
      </w:pPr>
      <w:r w:rsidRPr="00C80C86">
        <w:rPr>
          <w:rStyle w:val="Strong1"/>
          <w:rFonts w:cstheme="minorHAnsi"/>
          <w:b/>
          <w:bCs/>
          <w:color w:val="000000"/>
          <w:bdr w:val="none" w:sz="0" w:space="0" w:color="auto" w:frame="1"/>
          <w:shd w:val="clear" w:color="auto" w:fill="FFFFFF"/>
        </w:rPr>
        <w:t xml:space="preserve">Step </w:t>
      </w:r>
      <w:r w:rsidR="00203F72" w:rsidRPr="00C80C86">
        <w:rPr>
          <w:rStyle w:val="Strong1"/>
          <w:rFonts w:cstheme="minorHAnsi"/>
          <w:b/>
          <w:bCs/>
          <w:color w:val="000000"/>
          <w:bdr w:val="none" w:sz="0" w:space="0" w:color="auto" w:frame="1"/>
          <w:shd w:val="clear" w:color="auto" w:fill="FFFFFF"/>
        </w:rPr>
        <w:t>1</w:t>
      </w:r>
      <w:r w:rsidRPr="00560A9E">
        <w:rPr>
          <w:rStyle w:val="Strong1"/>
          <w:rFonts w:cstheme="minorHAnsi"/>
          <w:color w:val="000000"/>
          <w:bdr w:val="none" w:sz="0" w:space="0" w:color="auto" w:frame="1"/>
          <w:shd w:val="clear" w:color="auto" w:fill="FFFFFF"/>
        </w:rPr>
        <w:t>:</w:t>
      </w:r>
      <w:r w:rsidRPr="00560A9E">
        <w:rPr>
          <w:rFonts w:cstheme="minorHAnsi"/>
          <w:color w:val="000000"/>
          <w:shd w:val="clear" w:color="auto" w:fill="FFFFFF"/>
        </w:rPr>
        <w:t> Click “</w:t>
      </w:r>
      <w:r w:rsidRPr="00803C44">
        <w:rPr>
          <w:rStyle w:val="Strong1"/>
          <w:rFonts w:cstheme="minorHAnsi"/>
          <w:b/>
          <w:bCs/>
          <w:color w:val="000000"/>
          <w:bdr w:val="none" w:sz="0" w:space="0" w:color="auto" w:frame="1"/>
          <w:shd w:val="clear" w:color="auto" w:fill="FFFFFF"/>
        </w:rPr>
        <w:t>Show Options</w:t>
      </w:r>
      <w:r w:rsidRPr="00560A9E">
        <w:rPr>
          <w:rFonts w:cstheme="minorHAnsi"/>
          <w:color w:val="000000"/>
          <w:shd w:val="clear" w:color="auto" w:fill="FFFFFF"/>
        </w:rPr>
        <w:t>” within the RD</w:t>
      </w:r>
      <w:r w:rsidR="00687E7D">
        <w:rPr>
          <w:rFonts w:cstheme="minorHAnsi"/>
          <w:color w:val="000000"/>
          <w:shd w:val="clear" w:color="auto" w:fill="FFFFFF"/>
        </w:rPr>
        <w:t>P</w:t>
      </w:r>
      <w:r w:rsidRPr="00560A9E">
        <w:rPr>
          <w:rFonts w:cstheme="minorHAnsi"/>
          <w:color w:val="000000"/>
          <w:shd w:val="clear" w:color="auto" w:fill="FFFFFF"/>
        </w:rPr>
        <w:t xml:space="preserve"> window (the RDC configuration options).</w:t>
      </w:r>
    </w:p>
    <w:p w14:paraId="47B7D7E3" w14:textId="3106D4F7" w:rsidR="00CF7ADA" w:rsidRDefault="00203F72" w:rsidP="006036C8">
      <w:pPr>
        <w:jc w:val="both"/>
        <w:rPr>
          <w:rFonts w:cstheme="minorHAnsi"/>
          <w:color w:val="333333"/>
          <w:shd w:val="clear" w:color="auto" w:fill="FFFFFF"/>
        </w:rPr>
      </w:pPr>
      <w:r>
        <w:rPr>
          <w:noProof/>
          <w:color w:val="2B579A"/>
          <w:shd w:val="clear" w:color="auto" w:fill="E6E6E6"/>
        </w:rPr>
        <w:lastRenderedPageBreak/>
        <w:drawing>
          <wp:inline distT="0" distB="0" distL="0" distR="0" wp14:anchorId="078B53B3" wp14:editId="695ECF63">
            <wp:extent cx="5400000" cy="3385021"/>
            <wp:effectExtent l="0" t="0" r="0" b="6350"/>
            <wp:docPr id="2" name="Picture 2" descr="remote desktop connection show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mote desktop connection show option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00" cy="3385021"/>
                    </a:xfrm>
                    <a:prstGeom prst="rect">
                      <a:avLst/>
                    </a:prstGeom>
                    <a:noFill/>
                    <a:ln>
                      <a:noFill/>
                    </a:ln>
                  </pic:spPr>
                </pic:pic>
              </a:graphicData>
            </a:graphic>
          </wp:inline>
        </w:drawing>
      </w:r>
    </w:p>
    <w:p w14:paraId="6117C32A" w14:textId="597FDCAB" w:rsidR="00CF7ADA" w:rsidRDefault="008D72E9" w:rsidP="006036C8">
      <w:pPr>
        <w:jc w:val="both"/>
        <w:rPr>
          <w:rFonts w:cstheme="minorHAnsi"/>
          <w:color w:val="333333"/>
          <w:shd w:val="clear" w:color="auto" w:fill="FFFFFF"/>
        </w:rPr>
      </w:pPr>
      <w:r w:rsidRPr="00E349AA">
        <w:rPr>
          <w:rFonts w:cstheme="minorHAnsi"/>
          <w:b/>
          <w:bCs/>
          <w:color w:val="333333"/>
          <w:shd w:val="clear" w:color="auto" w:fill="FFFFFF"/>
        </w:rPr>
        <w:t>Step 2</w:t>
      </w:r>
      <w:r>
        <w:rPr>
          <w:rFonts w:cstheme="minorHAnsi"/>
          <w:color w:val="333333"/>
          <w:shd w:val="clear" w:color="auto" w:fill="FFFFFF"/>
        </w:rPr>
        <w:t xml:space="preserve">: Click </w:t>
      </w:r>
      <w:r w:rsidR="000F5DE2">
        <w:rPr>
          <w:rFonts w:cstheme="minorHAnsi"/>
          <w:color w:val="333333"/>
          <w:shd w:val="clear" w:color="auto" w:fill="FFFFFF"/>
        </w:rPr>
        <w:t>“</w:t>
      </w:r>
      <w:r w:rsidR="00135E0F" w:rsidRPr="005C0943">
        <w:rPr>
          <w:rFonts w:cstheme="minorHAnsi"/>
          <w:b/>
          <w:bCs/>
          <w:color w:val="333333"/>
          <w:shd w:val="clear" w:color="auto" w:fill="FFFFFF"/>
        </w:rPr>
        <w:t>L</w:t>
      </w:r>
      <w:r w:rsidR="000F5DE2" w:rsidRPr="005C0943">
        <w:rPr>
          <w:rFonts w:cstheme="minorHAnsi"/>
          <w:b/>
          <w:bCs/>
          <w:color w:val="333333"/>
          <w:shd w:val="clear" w:color="auto" w:fill="FFFFFF"/>
        </w:rPr>
        <w:t>ocal Resources</w:t>
      </w:r>
      <w:r w:rsidR="000F5DE2">
        <w:rPr>
          <w:rFonts w:cstheme="minorHAnsi"/>
          <w:color w:val="333333"/>
          <w:shd w:val="clear" w:color="auto" w:fill="FFFFFF"/>
        </w:rPr>
        <w:t>” tab then select “</w:t>
      </w:r>
      <w:r w:rsidR="000F5DE2" w:rsidRPr="00F569CD">
        <w:rPr>
          <w:rFonts w:cstheme="minorHAnsi"/>
          <w:b/>
          <w:bCs/>
          <w:color w:val="333333"/>
          <w:shd w:val="clear" w:color="auto" w:fill="FFFFFF"/>
        </w:rPr>
        <w:t>More</w:t>
      </w:r>
      <w:r w:rsidR="000F5DE2">
        <w:rPr>
          <w:rFonts w:cstheme="minorHAnsi"/>
          <w:color w:val="333333"/>
          <w:shd w:val="clear" w:color="auto" w:fill="FFFFFF"/>
        </w:rPr>
        <w:t xml:space="preserve">”, after that check the volume you want to </w:t>
      </w:r>
      <w:r w:rsidR="00FB724F">
        <w:rPr>
          <w:rFonts w:cstheme="minorHAnsi"/>
          <w:color w:val="333333"/>
          <w:shd w:val="clear" w:color="auto" w:fill="FFFFFF"/>
        </w:rPr>
        <w:t xml:space="preserve">config as </w:t>
      </w:r>
      <w:r w:rsidR="00784C96">
        <w:rPr>
          <w:rFonts w:cstheme="minorHAnsi"/>
          <w:color w:val="333333"/>
          <w:shd w:val="clear" w:color="auto" w:fill="FFFFFF"/>
        </w:rPr>
        <w:t xml:space="preserve">a network </w:t>
      </w:r>
      <w:r w:rsidR="00FB724F">
        <w:rPr>
          <w:rFonts w:cstheme="minorHAnsi"/>
          <w:color w:val="333333"/>
          <w:shd w:val="clear" w:color="auto" w:fill="FFFFFF"/>
        </w:rPr>
        <w:t>shared driver.</w:t>
      </w:r>
      <w:r w:rsidR="004546EF">
        <w:rPr>
          <w:rFonts w:cstheme="minorHAnsi"/>
          <w:color w:val="333333"/>
          <w:shd w:val="clear" w:color="auto" w:fill="FFFFFF"/>
        </w:rPr>
        <w:t>(</w:t>
      </w:r>
      <w:r w:rsidR="00D431FC">
        <w:rPr>
          <w:rFonts w:cstheme="minorHAnsi"/>
          <w:color w:val="333333"/>
          <w:shd w:val="clear" w:color="auto" w:fill="FFFFFF"/>
        </w:rPr>
        <w:t>as shown below, the local driver E: is configured as shared driver</w:t>
      </w:r>
      <w:r w:rsidR="004546EF">
        <w:rPr>
          <w:rFonts w:cstheme="minorHAnsi"/>
          <w:color w:val="333333"/>
          <w:shd w:val="clear" w:color="auto" w:fill="FFFFFF"/>
        </w:rPr>
        <w:t>)</w:t>
      </w:r>
    </w:p>
    <w:p w14:paraId="550143CE" w14:textId="047AE101" w:rsidR="008D72E9" w:rsidRDefault="008D72E9" w:rsidP="006036C8">
      <w:pPr>
        <w:jc w:val="both"/>
        <w:rPr>
          <w:rFonts w:cstheme="minorHAnsi"/>
          <w:color w:val="333333"/>
          <w:shd w:val="clear" w:color="auto" w:fill="FFFFFF"/>
        </w:rPr>
      </w:pPr>
      <w:r>
        <w:rPr>
          <w:noProof/>
          <w:color w:val="2B579A"/>
          <w:shd w:val="clear" w:color="auto" w:fill="E6E6E6"/>
        </w:rPr>
        <w:drawing>
          <wp:inline distT="0" distB="0" distL="0" distR="0" wp14:anchorId="79168CCC" wp14:editId="726611F5">
            <wp:extent cx="5731510" cy="3573780"/>
            <wp:effectExtent l="19050" t="19050" r="21590" b="2667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9"/>
                    <a:stretch>
                      <a:fillRect/>
                    </a:stretch>
                  </pic:blipFill>
                  <pic:spPr>
                    <a:xfrm>
                      <a:off x="0" y="0"/>
                      <a:ext cx="5731510" cy="3573780"/>
                    </a:xfrm>
                    <a:prstGeom prst="rect">
                      <a:avLst/>
                    </a:prstGeom>
                    <a:ln w="3175">
                      <a:solidFill>
                        <a:schemeClr val="tx1"/>
                      </a:solidFill>
                    </a:ln>
                  </pic:spPr>
                </pic:pic>
              </a:graphicData>
            </a:graphic>
          </wp:inline>
        </w:drawing>
      </w:r>
    </w:p>
    <w:p w14:paraId="0CA09711" w14:textId="4F983FC9" w:rsidR="00CF7ADA" w:rsidRDefault="00553719" w:rsidP="006036C8">
      <w:pPr>
        <w:jc w:val="both"/>
        <w:rPr>
          <w:rFonts w:cstheme="minorHAnsi"/>
          <w:color w:val="333333"/>
          <w:shd w:val="clear" w:color="auto" w:fill="FFFFFF"/>
        </w:rPr>
      </w:pPr>
      <w:r>
        <w:rPr>
          <w:rFonts w:cstheme="minorHAnsi"/>
          <w:color w:val="333333"/>
          <w:shd w:val="clear" w:color="auto" w:fill="FFFFFF"/>
        </w:rPr>
        <w:t xml:space="preserve">Step 3: </w:t>
      </w:r>
      <w:r w:rsidR="00837981">
        <w:rPr>
          <w:rFonts w:cstheme="minorHAnsi"/>
          <w:color w:val="333333"/>
          <w:shd w:val="clear" w:color="auto" w:fill="FFFFFF"/>
        </w:rPr>
        <w:t xml:space="preserve"> In RDP window, the user </w:t>
      </w:r>
      <w:r w:rsidR="003F039D">
        <w:rPr>
          <w:rFonts w:cstheme="minorHAnsi"/>
          <w:color w:val="333333"/>
          <w:shd w:val="clear" w:color="auto" w:fill="FFFFFF"/>
        </w:rPr>
        <w:t xml:space="preserve">needs to </w:t>
      </w:r>
      <w:r w:rsidR="00837981">
        <w:rPr>
          <w:rFonts w:cstheme="minorHAnsi"/>
          <w:color w:val="333333"/>
          <w:shd w:val="clear" w:color="auto" w:fill="FFFFFF"/>
        </w:rPr>
        <w:t xml:space="preserve">click the </w:t>
      </w:r>
      <w:r w:rsidR="00837981" w:rsidRPr="00837981">
        <w:rPr>
          <w:rFonts w:cstheme="minorHAnsi"/>
          <w:b/>
          <w:bCs/>
          <w:color w:val="333333"/>
          <w:shd w:val="clear" w:color="auto" w:fill="FFFFFF"/>
        </w:rPr>
        <w:t>network</w:t>
      </w:r>
      <w:r w:rsidR="00837981">
        <w:rPr>
          <w:rFonts w:cstheme="minorHAnsi"/>
          <w:color w:val="333333"/>
          <w:shd w:val="clear" w:color="auto" w:fill="FFFFFF"/>
        </w:rPr>
        <w:t xml:space="preserve"> =&gt; </w:t>
      </w:r>
      <w:r w:rsidR="00837981" w:rsidRPr="00837981">
        <w:rPr>
          <w:rFonts w:cstheme="minorHAnsi"/>
          <w:b/>
          <w:bCs/>
          <w:color w:val="333333"/>
          <w:shd w:val="clear" w:color="auto" w:fill="FFFFFF"/>
        </w:rPr>
        <w:t>tsclient</w:t>
      </w:r>
      <w:r w:rsidR="00837981">
        <w:rPr>
          <w:rFonts w:cstheme="minorHAnsi"/>
          <w:color w:val="333333"/>
          <w:shd w:val="clear" w:color="auto" w:fill="FFFFFF"/>
        </w:rPr>
        <w:t xml:space="preserve"> =&gt; </w:t>
      </w:r>
      <w:r w:rsidR="00837981" w:rsidRPr="00837981">
        <w:rPr>
          <w:rFonts w:cstheme="minorHAnsi"/>
          <w:b/>
          <w:bCs/>
          <w:color w:val="333333"/>
          <w:shd w:val="clear" w:color="auto" w:fill="FFFFFF"/>
        </w:rPr>
        <w:t>\\tslient:E</w:t>
      </w:r>
      <w:r w:rsidR="00837981">
        <w:rPr>
          <w:rFonts w:cstheme="minorHAnsi"/>
          <w:color w:val="333333"/>
          <w:shd w:val="clear" w:color="auto" w:fill="FFFFFF"/>
        </w:rPr>
        <w:t xml:space="preserve"> , then he can see the shared network driver and he can drag file in to the VM or download the VM file to his local computer.</w:t>
      </w:r>
      <w:r w:rsidR="009554A3">
        <w:rPr>
          <w:rFonts w:cstheme="minorHAnsi"/>
          <w:color w:val="333333"/>
          <w:shd w:val="clear" w:color="auto" w:fill="FFFFFF"/>
        </w:rPr>
        <w:t xml:space="preserve"> </w:t>
      </w:r>
      <w:r w:rsidR="00837981">
        <w:rPr>
          <w:rFonts w:cstheme="minorHAnsi"/>
          <w:color w:val="333333"/>
          <w:shd w:val="clear" w:color="auto" w:fill="FFFFFF"/>
        </w:rPr>
        <w:t>(As shown below)</w:t>
      </w:r>
    </w:p>
    <w:p w14:paraId="0A919DEE" w14:textId="4E2CBB4A" w:rsidR="00837981" w:rsidRDefault="00837981" w:rsidP="006036C8">
      <w:pPr>
        <w:jc w:val="both"/>
        <w:rPr>
          <w:ins w:id="498" w:author="Thng Yu Xuan [2]" w:date="2022-06-29T08:41:00Z"/>
        </w:rPr>
      </w:pPr>
      <w:r>
        <w:rPr>
          <w:noProof/>
          <w:color w:val="2B579A"/>
          <w:shd w:val="clear" w:color="auto" w:fill="E6E6E6"/>
        </w:rPr>
        <w:lastRenderedPageBreak/>
        <w:drawing>
          <wp:inline distT="0" distB="0" distL="0" distR="0" wp14:anchorId="2519F754" wp14:editId="25C8D5A4">
            <wp:extent cx="5731510" cy="3265805"/>
            <wp:effectExtent l="19050" t="19050" r="21590" b="1079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40">
                      <a:extLst>
                        <a:ext uri="{28A0092B-C50C-407E-A947-70E740481C1C}">
                          <a14:useLocalDpi xmlns:a14="http://schemas.microsoft.com/office/drawing/2010/main" val="0"/>
                        </a:ext>
                      </a:extLst>
                    </a:blip>
                    <a:stretch>
                      <a:fillRect/>
                    </a:stretch>
                  </pic:blipFill>
                  <pic:spPr>
                    <a:xfrm>
                      <a:off x="0" y="0"/>
                      <a:ext cx="5731510" cy="3265805"/>
                    </a:xfrm>
                    <a:prstGeom prst="rect">
                      <a:avLst/>
                    </a:prstGeom>
                    <a:ln w="3175">
                      <a:solidFill>
                        <a:schemeClr val="tx1"/>
                      </a:solidFill>
                    </a:ln>
                  </pic:spPr>
                </pic:pic>
              </a:graphicData>
            </a:graphic>
          </wp:inline>
        </w:drawing>
      </w:r>
    </w:p>
    <w:p w14:paraId="2511A5E9" w14:textId="03BD36FA" w:rsidR="55CE8438" w:rsidRDefault="55CE8438">
      <w:pPr>
        <w:spacing w:line="257" w:lineRule="auto"/>
        <w:jc w:val="both"/>
        <w:rPr>
          <w:ins w:id="499" w:author="Thng Yu Xuan [2]" w:date="2022-06-29T08:41:00Z"/>
          <w:rFonts w:ascii="Calibri" w:eastAsia="Calibri" w:hAnsi="Calibri" w:cs="Calibri"/>
          <w:color w:val="333333"/>
        </w:rPr>
        <w:pPrChange w:id="500" w:author="Thng Yu Xuan [2]" w:date="2022-06-29T08:41:00Z">
          <w:pPr/>
        </w:pPrChange>
      </w:pPr>
      <w:ins w:id="501" w:author="Thng Yu Xuan [2]" w:date="2022-06-29T08:41:00Z">
        <w:r w:rsidRPr="55CE8438">
          <w:rPr>
            <w:rFonts w:ascii="Calibri" w:eastAsia="Calibri" w:hAnsi="Calibri" w:cs="Calibri"/>
            <w:color w:val="333333"/>
          </w:rPr>
          <w:t>If the selected drive was not configured as a shared network drive, the drive will show up in the remote connection under ‘Redirected drives and folders’</w:t>
        </w:r>
      </w:ins>
    </w:p>
    <w:p w14:paraId="01580E47" w14:textId="4D5B32F0" w:rsidR="55CE8438" w:rsidRDefault="55CE8438">
      <w:pPr>
        <w:jc w:val="both"/>
        <w:rPr>
          <w:ins w:id="502" w:author="Thng Yu Xuan [2]" w:date="2022-06-29T08:42:00Z"/>
        </w:rPr>
        <w:pPrChange w:id="503" w:author="Thng Yu Xuan [2]" w:date="2022-06-29T08:41:00Z">
          <w:pPr/>
        </w:pPrChange>
      </w:pPr>
      <w:ins w:id="504" w:author="Thng Yu Xuan [2]" w:date="2022-06-29T08:41:00Z">
        <w:r>
          <w:rPr>
            <w:noProof/>
            <w:color w:val="2B579A"/>
            <w:shd w:val="clear" w:color="auto" w:fill="E6E6E6"/>
          </w:rPr>
          <w:drawing>
            <wp:inline distT="0" distB="0" distL="0" distR="0" wp14:anchorId="077ED007" wp14:editId="73CF308C">
              <wp:extent cx="4572000" cy="2857500"/>
              <wp:effectExtent l="0" t="0" r="0" b="0"/>
              <wp:docPr id="1935790613" name="Picture 1935790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ins>
    </w:p>
    <w:p w14:paraId="721C85AA" w14:textId="25A9134F" w:rsidR="55CE8438" w:rsidRDefault="55CE8438">
      <w:pPr>
        <w:jc w:val="both"/>
        <w:rPr>
          <w:rFonts w:ascii="Calibri" w:eastAsia="Calibri" w:hAnsi="Calibri" w:cs="Calibri"/>
          <w:color w:val="333333"/>
        </w:rPr>
        <w:pPrChange w:id="505" w:author="Thng Yu Xuan [2]" w:date="2022-06-29T08:42:00Z">
          <w:pPr/>
        </w:pPrChange>
      </w:pPr>
      <w:ins w:id="506" w:author="Thng Yu Xuan [2]" w:date="2022-06-29T08:42:00Z">
        <w:r w:rsidRPr="55CE8438">
          <w:rPr>
            <w:rFonts w:ascii="Calibri" w:eastAsia="Calibri" w:hAnsi="Calibri" w:cs="Calibri"/>
            <w:color w:val="333333"/>
          </w:rPr>
          <w:t>You may now copy and paste files between the local machine and the remote desktop connection.</w:t>
        </w:r>
      </w:ins>
    </w:p>
    <w:p w14:paraId="65F161B0" w14:textId="58BED039" w:rsidR="00A65F2A" w:rsidRDefault="00A65F2A" w:rsidP="006036C8">
      <w:pPr>
        <w:jc w:val="both"/>
        <w:rPr>
          <w:rFonts w:cstheme="minorHAnsi"/>
          <w:color w:val="333333"/>
          <w:shd w:val="clear" w:color="auto" w:fill="FFFFFF"/>
        </w:rPr>
      </w:pPr>
    </w:p>
    <w:p w14:paraId="374EAAB5" w14:textId="40C49138" w:rsidR="00A65F2A" w:rsidRDefault="002A347C" w:rsidP="006036C8">
      <w:pPr>
        <w:jc w:val="both"/>
        <w:rPr>
          <w:rFonts w:cstheme="minorHAnsi"/>
          <w:color w:val="333333"/>
          <w:shd w:val="clear" w:color="auto" w:fill="FFFFFF"/>
        </w:rPr>
      </w:pPr>
      <w:r w:rsidRPr="00C05670">
        <w:rPr>
          <w:rFonts w:cstheme="minorHAnsi"/>
          <w:b/>
          <w:bCs/>
          <w:color w:val="333333"/>
          <w:shd w:val="clear" w:color="auto" w:fill="FFFFFF"/>
        </w:rPr>
        <w:t>Reference</w:t>
      </w:r>
      <w:r>
        <w:rPr>
          <w:rFonts w:cstheme="minorHAnsi"/>
          <w:color w:val="333333"/>
          <w:shd w:val="clear" w:color="auto" w:fill="FFFFFF"/>
        </w:rPr>
        <w:t xml:space="preserve">: </w:t>
      </w:r>
      <w:r w:rsidR="00D52C02" w:rsidRPr="00D52C02">
        <w:rPr>
          <w:rFonts w:cstheme="minorHAnsi"/>
          <w:color w:val="333333"/>
          <w:shd w:val="clear" w:color="auto" w:fill="FFFFFF"/>
        </w:rPr>
        <w:t>https://www.helpwire.app/blog/remote-desktop-transfer-files/</w:t>
      </w:r>
    </w:p>
    <w:p w14:paraId="0E17C6C5" w14:textId="507D0ED0" w:rsidR="00A65F2A" w:rsidRDefault="00A65F2A" w:rsidP="006036C8">
      <w:pPr>
        <w:jc w:val="both"/>
        <w:rPr>
          <w:rFonts w:cstheme="minorHAnsi"/>
          <w:color w:val="333333"/>
          <w:shd w:val="clear" w:color="auto" w:fill="FFFFFF"/>
        </w:rPr>
      </w:pPr>
    </w:p>
    <w:p w14:paraId="68AE297C" w14:textId="3CEC22CF" w:rsidR="00A65F2A" w:rsidRDefault="00A65F2A" w:rsidP="006036C8">
      <w:pPr>
        <w:jc w:val="both"/>
        <w:rPr>
          <w:rFonts w:cstheme="minorHAnsi"/>
          <w:color w:val="333333"/>
          <w:shd w:val="clear" w:color="auto" w:fill="FFFFFF"/>
        </w:rPr>
      </w:pPr>
    </w:p>
    <w:p w14:paraId="7706E0AA" w14:textId="12AF71D5" w:rsidR="00A65F2A" w:rsidRDefault="00484CA2" w:rsidP="00484CA2">
      <w:pPr>
        <w:rPr>
          <w:rFonts w:cstheme="minorHAnsi"/>
          <w:color w:val="333333"/>
          <w:shd w:val="clear" w:color="auto" w:fill="FFFFFF"/>
        </w:rPr>
      </w:pPr>
      <w:r>
        <w:rPr>
          <w:rFonts w:cstheme="minorHAnsi"/>
          <w:color w:val="333333"/>
          <w:shd w:val="clear" w:color="auto" w:fill="FFFFFF"/>
        </w:rPr>
        <w:br w:type="page"/>
      </w:r>
    </w:p>
    <w:p w14:paraId="4B00BD99" w14:textId="020BC1B2" w:rsidR="00C163FD" w:rsidRDefault="00912AA1" w:rsidP="00912AA1">
      <w:pPr>
        <w:pStyle w:val="Heading1"/>
      </w:pPr>
      <w:bookmarkStart w:id="507" w:name="_Toc100267660"/>
      <w:r>
        <w:lastRenderedPageBreak/>
        <w:t>Appendix</w:t>
      </w:r>
      <w:bookmarkEnd w:id="507"/>
    </w:p>
    <w:p w14:paraId="25F0C20E" w14:textId="781B33F0" w:rsidR="0016227B" w:rsidRDefault="0016227B" w:rsidP="006036C8">
      <w:pPr>
        <w:jc w:val="both"/>
        <w:rPr>
          <w:rFonts w:cstheme="minorHAnsi"/>
        </w:rPr>
      </w:pPr>
      <w:r>
        <w:rPr>
          <w:rFonts w:cstheme="minorHAnsi"/>
        </w:rPr>
        <w:t xml:space="preserve">Enable ping Windows VM from </w:t>
      </w:r>
      <w:r w:rsidR="00CE34AE">
        <w:rPr>
          <w:rFonts w:cstheme="minorHAnsi"/>
        </w:rPr>
        <w:t>another</w:t>
      </w:r>
      <w:r>
        <w:rPr>
          <w:rFonts w:cstheme="minorHAnsi"/>
        </w:rPr>
        <w:t xml:space="preserve"> server:</w:t>
      </w:r>
    </w:p>
    <w:p w14:paraId="290CFF70" w14:textId="7E2045E4" w:rsidR="0016227B" w:rsidRPr="0036332A" w:rsidRDefault="0036332A" w:rsidP="0036332A">
      <w:pPr>
        <w:jc w:val="both"/>
        <w:rPr>
          <w:rFonts w:cstheme="minorHAnsi"/>
        </w:rPr>
      </w:pPr>
      <w:r>
        <w:rPr>
          <w:rFonts w:cstheme="minorHAnsi"/>
        </w:rPr>
        <w:t>1.Enable the ICMP network policy rule</w:t>
      </w:r>
      <w:r w:rsidR="008007CD">
        <w:rPr>
          <w:rFonts w:cstheme="minorHAnsi"/>
        </w:rPr>
        <w:t>:</w:t>
      </w:r>
    </w:p>
    <w:p w14:paraId="3BF12C4F" w14:textId="23D60A30" w:rsidR="00C163FD" w:rsidRDefault="00C163FD" w:rsidP="006036C8">
      <w:pPr>
        <w:jc w:val="both"/>
        <w:rPr>
          <w:rFonts w:cstheme="minorHAnsi"/>
        </w:rPr>
      </w:pPr>
      <w:r>
        <w:rPr>
          <w:rFonts w:cstheme="minorHAnsi"/>
          <w:noProof/>
          <w:color w:val="2B579A"/>
          <w:shd w:val="clear" w:color="auto" w:fill="E6E6E6"/>
        </w:rPr>
        <w:drawing>
          <wp:inline distT="0" distB="0" distL="0" distR="0" wp14:anchorId="65519FB6" wp14:editId="1E6606E2">
            <wp:extent cx="5400000" cy="3038362"/>
            <wp:effectExtent l="19050" t="19050" r="10795" b="10160"/>
            <wp:docPr id="23" name="Picture 23"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PowerPoin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0000" cy="3038362"/>
                    </a:xfrm>
                    <a:prstGeom prst="rect">
                      <a:avLst/>
                    </a:prstGeom>
                    <a:noFill/>
                    <a:ln w="3175">
                      <a:solidFill>
                        <a:schemeClr val="tx1"/>
                      </a:solidFill>
                    </a:ln>
                  </pic:spPr>
                </pic:pic>
              </a:graphicData>
            </a:graphic>
          </wp:inline>
        </w:drawing>
      </w:r>
    </w:p>
    <w:p w14:paraId="0CB556F7" w14:textId="0CFC96B5" w:rsidR="00C163FD" w:rsidRDefault="00A53A7E" w:rsidP="006036C8">
      <w:pPr>
        <w:jc w:val="both"/>
        <w:rPr>
          <w:rFonts w:cstheme="minorHAnsi"/>
        </w:rPr>
      </w:pPr>
      <w:r>
        <w:rPr>
          <w:rFonts w:cstheme="minorHAnsi"/>
        </w:rPr>
        <w:t xml:space="preserve">2. </w:t>
      </w:r>
      <w:r w:rsidR="00AF4258">
        <w:rPr>
          <w:rFonts w:cstheme="minorHAnsi"/>
        </w:rPr>
        <w:t xml:space="preserve">Enable the ICMP in Windows VM firewall: </w:t>
      </w:r>
    </w:p>
    <w:p w14:paraId="43156829" w14:textId="2E3D9CCE" w:rsidR="006036C8" w:rsidRPr="006036C8" w:rsidRDefault="00C163FD" w:rsidP="006036C8">
      <w:pPr>
        <w:jc w:val="both"/>
        <w:rPr>
          <w:rFonts w:cstheme="minorHAnsi"/>
        </w:rPr>
      </w:pPr>
      <w:r>
        <w:rPr>
          <w:rFonts w:cstheme="minorHAnsi"/>
          <w:noProof/>
          <w:color w:val="2B579A"/>
          <w:shd w:val="clear" w:color="auto" w:fill="E6E6E6"/>
        </w:rPr>
        <w:drawing>
          <wp:inline distT="0" distB="0" distL="0" distR="0" wp14:anchorId="22834F90" wp14:editId="6AC8E490">
            <wp:extent cx="5400000" cy="4117051"/>
            <wp:effectExtent l="19050" t="19050" r="10795"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00" cy="4117051"/>
                    </a:xfrm>
                    <a:prstGeom prst="rect">
                      <a:avLst/>
                    </a:prstGeom>
                    <a:noFill/>
                    <a:ln w="3175">
                      <a:solidFill>
                        <a:schemeClr val="tx1"/>
                      </a:solidFill>
                    </a:ln>
                  </pic:spPr>
                </pic:pic>
              </a:graphicData>
            </a:graphic>
          </wp:inline>
        </w:drawing>
      </w:r>
    </w:p>
    <w:sectPr w:rsidR="006036C8" w:rsidRPr="006036C8">
      <w:headerReference w:type="default" r:id="rId4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9" w:author="Florentiana Yuwono" w:date="2022-06-29T15:41:00Z" w:initials="FY">
    <w:p w14:paraId="0B809D93" w14:textId="595812AE" w:rsidR="55CE8438" w:rsidRDefault="55CE8438">
      <w:pPr>
        <w:pStyle w:val="CommentText"/>
      </w:pPr>
      <w:r>
        <w:t>this sentence is redundant and just repeat the steps that will be outlined</w:t>
      </w:r>
      <w:r>
        <w:rPr>
          <w:rStyle w:val="CommentReference"/>
        </w:rPr>
        <w:annotationRef/>
      </w:r>
    </w:p>
  </w:comment>
  <w:comment w:id="261" w:author="Florentiana Yuwono" w:date="2022-06-29T16:32:00Z" w:initials="FY">
    <w:p w14:paraId="6A98E1F2" w14:textId="5630C53F" w:rsidR="55CE8438" w:rsidRDefault="55CE8438">
      <w:pPr>
        <w:pStyle w:val="CommentText"/>
      </w:pPr>
      <w:r>
        <w:t>I am not sure what this means</w:t>
      </w:r>
      <w:r>
        <w:rPr>
          <w:rStyle w:val="CommentReference"/>
        </w:rPr>
        <w:annotationRef/>
      </w:r>
    </w:p>
  </w:comment>
  <w:comment w:id="311" w:author="Florentiana Yuwono" w:date="2022-06-29T16:56:00Z" w:initials="FY">
    <w:p w14:paraId="781875DE" w14:textId="3EDF687B" w:rsidR="55CE8438" w:rsidRDefault="55CE8438">
      <w:pPr>
        <w:pStyle w:val="CommentText"/>
      </w:pPr>
      <w:r>
        <w:rPr>
          <w:color w:val="2B579A"/>
          <w:shd w:val="clear" w:color="auto" w:fill="E6E6E6"/>
        </w:rPr>
        <w:fldChar w:fldCharType="begin"/>
      </w:r>
      <w:r>
        <w:instrText xml:space="preserve"> HYPERLINK "mailto:e0407046@u.nus.edu"</w:instrText>
      </w:r>
      <w:bookmarkStart w:id="316" w:name="_@_CE5220519E1B4C4DBA7F9248AF4FE499Z"/>
      <w:r>
        <w:rPr>
          <w:color w:val="2B579A"/>
          <w:shd w:val="clear" w:color="auto" w:fill="E6E6E6"/>
        </w:rPr>
        <w:fldChar w:fldCharType="separate"/>
      </w:r>
      <w:bookmarkEnd w:id="316"/>
      <w:r w:rsidRPr="55CE8438">
        <w:rPr>
          <w:rStyle w:val="Mention"/>
          <w:noProof/>
        </w:rPr>
        <w:t>@Thng Yu Xuan</w:t>
      </w:r>
      <w:r>
        <w:rPr>
          <w:color w:val="2B579A"/>
          <w:shd w:val="clear" w:color="auto" w:fill="E6E6E6"/>
        </w:rPr>
        <w:fldChar w:fldCharType="end"/>
      </w:r>
      <w:r>
        <w:t xml:space="preserve"> do u understand this part? Like should we show the step in detail? Cuz i think this is the part where we got stuck also last time</w:t>
      </w:r>
      <w:r>
        <w:rPr>
          <w:rStyle w:val="CommentReference"/>
        </w:rPr>
        <w:annotationRef/>
      </w:r>
    </w:p>
  </w:comment>
  <w:comment w:id="312" w:author="Florentiana Yuwono" w:date="2022-07-12T11:29:00Z" w:initials="FY">
    <w:p w14:paraId="635E595E" w14:textId="3128F393" w:rsidR="6A3C1A0D" w:rsidRDefault="6A3C1A0D">
      <w:pPr>
        <w:pStyle w:val="CommentText"/>
      </w:pPr>
      <w:r>
        <w:t>This one is confusing and honestly might not be needed (?)</w:t>
      </w:r>
      <w:r>
        <w:rPr>
          <w:rStyle w:val="CommentReference"/>
        </w:rPr>
        <w:annotationRef/>
      </w:r>
    </w:p>
  </w:comment>
  <w:comment w:id="375" w:author="Florentiana Yuwono" w:date="2022-07-12T11:37:00Z" w:initials="FY">
    <w:p w14:paraId="244589E5" w14:textId="39532D2B" w:rsidR="6A3C1A0D" w:rsidRDefault="6A3C1A0D">
      <w:pPr>
        <w:pStyle w:val="CommentText"/>
      </w:pPr>
      <w:r>
        <w:t>Can add image accordingly</w:t>
      </w:r>
      <w:r>
        <w:rPr>
          <w:rStyle w:val="CommentReference"/>
        </w:rPr>
        <w:annotationRef/>
      </w:r>
    </w:p>
  </w:comment>
  <w:comment w:id="472" w:author="Xu Jia" w:date="2022-04-07T22:09:00Z" w:initials="XJ">
    <w:p w14:paraId="5BECCFAD" w14:textId="20C57AAE" w:rsidR="00A75796" w:rsidRDefault="00A75796">
      <w:pPr>
        <w:pStyle w:val="CommentText"/>
      </w:pPr>
      <w:r>
        <w:rPr>
          <w:rStyle w:val="CommentReference"/>
        </w:rPr>
        <w:annotationRef/>
      </w:r>
      <w:r>
        <w:t>Confused. Shall we run the below commands in which device? NCL gateway or local PC?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809D93" w15:done="0"/>
  <w15:commentEx w15:paraId="6A98E1F2" w15:done="0"/>
  <w15:commentEx w15:paraId="781875DE" w15:done="0"/>
  <w15:commentEx w15:paraId="635E595E" w15:paraIdParent="781875DE" w15:done="0"/>
  <w15:commentEx w15:paraId="244589E5" w15:done="0"/>
  <w15:commentEx w15:paraId="5BECCF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407F123" w16cex:dateUtc="2022-06-29T07:41:00Z"/>
  <w16cex:commentExtensible w16cex:durableId="23F60380" w16cex:dateUtc="2022-06-29T08:32:00Z"/>
  <w16cex:commentExtensible w16cex:durableId="7B4035ED" w16cex:dateUtc="2022-06-29T08:56:00Z"/>
  <w16cex:commentExtensible w16cex:durableId="5DC87F92" w16cex:dateUtc="2022-07-12T03:29:00Z"/>
  <w16cex:commentExtensible w16cex:durableId="08803447" w16cex:dateUtc="2022-07-12T03:37:00Z"/>
  <w16cex:commentExtensible w16cex:durableId="25F9DFB6" w16cex:dateUtc="2022-04-07T14: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809D93" w16cid:durableId="0407F123"/>
  <w16cid:commentId w16cid:paraId="6A98E1F2" w16cid:durableId="23F60380"/>
  <w16cid:commentId w16cid:paraId="781875DE" w16cid:durableId="7B4035ED"/>
  <w16cid:commentId w16cid:paraId="635E595E" w16cid:durableId="5DC87F92"/>
  <w16cid:commentId w16cid:paraId="244589E5" w16cid:durableId="08803447"/>
  <w16cid:commentId w16cid:paraId="5BECCFAD" w16cid:durableId="25F9DF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99344" w14:textId="77777777" w:rsidR="00763DA6" w:rsidRDefault="00763DA6" w:rsidP="00267066">
      <w:pPr>
        <w:spacing w:after="0" w:line="240" w:lineRule="auto"/>
      </w:pPr>
      <w:r>
        <w:separator/>
      </w:r>
    </w:p>
  </w:endnote>
  <w:endnote w:type="continuationSeparator" w:id="0">
    <w:p w14:paraId="56F170E5" w14:textId="77777777" w:rsidR="00763DA6" w:rsidRDefault="00763DA6" w:rsidP="002670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24150" w14:textId="77777777" w:rsidR="00763DA6" w:rsidRDefault="00763DA6" w:rsidP="00267066">
      <w:pPr>
        <w:spacing w:after="0" w:line="240" w:lineRule="auto"/>
      </w:pPr>
      <w:r>
        <w:separator/>
      </w:r>
    </w:p>
  </w:footnote>
  <w:footnote w:type="continuationSeparator" w:id="0">
    <w:p w14:paraId="77EB9802" w14:textId="77777777" w:rsidR="00763DA6" w:rsidRDefault="00763DA6" w:rsidP="002670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8A52D" w14:textId="5F8FCB6C" w:rsidR="00267066" w:rsidRDefault="00267066" w:rsidP="00267066">
    <w:pPr>
      <w:pStyle w:val="Header"/>
      <w:jc w:val="right"/>
    </w:pPr>
    <w:r w:rsidRPr="00267066">
      <w:t>OpenStack [Beta] MS-Windows VM User Manual</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747E2"/>
    <w:multiLevelType w:val="hybridMultilevel"/>
    <w:tmpl w:val="FF54E77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DC40E30"/>
    <w:multiLevelType w:val="hybridMultilevel"/>
    <w:tmpl w:val="A4CCBF38"/>
    <w:lvl w:ilvl="0" w:tplc="6B5409C6">
      <w:start w:val="1"/>
      <w:numFmt w:val="decimal"/>
      <w:lvlText w:val="%1."/>
      <w:lvlJc w:val="left"/>
      <w:pPr>
        <w:ind w:left="720" w:hanging="360"/>
      </w:pPr>
    </w:lvl>
    <w:lvl w:ilvl="1" w:tplc="3048C36C">
      <w:start w:val="1"/>
      <w:numFmt w:val="lowerLetter"/>
      <w:lvlText w:val="%2."/>
      <w:lvlJc w:val="left"/>
      <w:pPr>
        <w:ind w:left="1440" w:hanging="360"/>
      </w:pPr>
    </w:lvl>
    <w:lvl w:ilvl="2" w:tplc="BBF2E75C">
      <w:start w:val="1"/>
      <w:numFmt w:val="lowerRoman"/>
      <w:lvlText w:val="%3."/>
      <w:lvlJc w:val="right"/>
      <w:pPr>
        <w:ind w:left="2160" w:hanging="180"/>
      </w:pPr>
    </w:lvl>
    <w:lvl w:ilvl="3" w:tplc="6646072C">
      <w:start w:val="1"/>
      <w:numFmt w:val="decimal"/>
      <w:lvlText w:val="%4."/>
      <w:lvlJc w:val="left"/>
      <w:pPr>
        <w:ind w:left="2880" w:hanging="360"/>
      </w:pPr>
    </w:lvl>
    <w:lvl w:ilvl="4" w:tplc="6E9E2E5C">
      <w:start w:val="1"/>
      <w:numFmt w:val="lowerLetter"/>
      <w:lvlText w:val="%5."/>
      <w:lvlJc w:val="left"/>
      <w:pPr>
        <w:ind w:left="3600" w:hanging="360"/>
      </w:pPr>
    </w:lvl>
    <w:lvl w:ilvl="5" w:tplc="012663A0">
      <w:start w:val="1"/>
      <w:numFmt w:val="lowerRoman"/>
      <w:lvlText w:val="%6."/>
      <w:lvlJc w:val="right"/>
      <w:pPr>
        <w:ind w:left="4320" w:hanging="180"/>
      </w:pPr>
    </w:lvl>
    <w:lvl w:ilvl="6" w:tplc="80606536">
      <w:start w:val="1"/>
      <w:numFmt w:val="decimal"/>
      <w:lvlText w:val="%7."/>
      <w:lvlJc w:val="left"/>
      <w:pPr>
        <w:ind w:left="5040" w:hanging="360"/>
      </w:pPr>
    </w:lvl>
    <w:lvl w:ilvl="7" w:tplc="5D7AA9BC">
      <w:start w:val="1"/>
      <w:numFmt w:val="lowerLetter"/>
      <w:lvlText w:val="%8."/>
      <w:lvlJc w:val="left"/>
      <w:pPr>
        <w:ind w:left="5760" w:hanging="360"/>
      </w:pPr>
    </w:lvl>
    <w:lvl w:ilvl="8" w:tplc="FB7C6E72">
      <w:start w:val="1"/>
      <w:numFmt w:val="lowerRoman"/>
      <w:lvlText w:val="%9."/>
      <w:lvlJc w:val="right"/>
      <w:pPr>
        <w:ind w:left="6480" w:hanging="180"/>
      </w:pPr>
    </w:lvl>
  </w:abstractNum>
  <w:abstractNum w:abstractNumId="2" w15:restartNumberingAfterBreak="0">
    <w:nsid w:val="19661648"/>
    <w:multiLevelType w:val="hybridMultilevel"/>
    <w:tmpl w:val="EDC8D8F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20B86A94"/>
    <w:multiLevelType w:val="hybridMultilevel"/>
    <w:tmpl w:val="EFBA506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2E786B04"/>
    <w:multiLevelType w:val="multilevel"/>
    <w:tmpl w:val="ACFA7E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6D5B90"/>
    <w:multiLevelType w:val="hybridMultilevel"/>
    <w:tmpl w:val="C69266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7B5283C2"/>
    <w:multiLevelType w:val="hybridMultilevel"/>
    <w:tmpl w:val="8BE8C850"/>
    <w:lvl w:ilvl="0" w:tplc="5E9600D8">
      <w:start w:val="1"/>
      <w:numFmt w:val="decimal"/>
      <w:lvlText w:val="%1."/>
      <w:lvlJc w:val="left"/>
      <w:pPr>
        <w:ind w:left="720" w:hanging="360"/>
      </w:pPr>
    </w:lvl>
    <w:lvl w:ilvl="1" w:tplc="CBBC9964">
      <w:start w:val="1"/>
      <w:numFmt w:val="lowerLetter"/>
      <w:lvlText w:val="%2."/>
      <w:lvlJc w:val="left"/>
      <w:pPr>
        <w:ind w:left="1440" w:hanging="360"/>
      </w:pPr>
    </w:lvl>
    <w:lvl w:ilvl="2" w:tplc="2078E262">
      <w:start w:val="1"/>
      <w:numFmt w:val="lowerRoman"/>
      <w:lvlText w:val="%3."/>
      <w:lvlJc w:val="right"/>
      <w:pPr>
        <w:ind w:left="2160" w:hanging="180"/>
      </w:pPr>
    </w:lvl>
    <w:lvl w:ilvl="3" w:tplc="5B4861DC">
      <w:start w:val="1"/>
      <w:numFmt w:val="decimal"/>
      <w:lvlText w:val="%4."/>
      <w:lvlJc w:val="left"/>
      <w:pPr>
        <w:ind w:left="2880" w:hanging="360"/>
      </w:pPr>
    </w:lvl>
    <w:lvl w:ilvl="4" w:tplc="9258ABE4">
      <w:start w:val="1"/>
      <w:numFmt w:val="lowerLetter"/>
      <w:lvlText w:val="%5."/>
      <w:lvlJc w:val="left"/>
      <w:pPr>
        <w:ind w:left="3600" w:hanging="360"/>
      </w:pPr>
    </w:lvl>
    <w:lvl w:ilvl="5" w:tplc="C964BEC2">
      <w:start w:val="1"/>
      <w:numFmt w:val="lowerRoman"/>
      <w:lvlText w:val="%6."/>
      <w:lvlJc w:val="right"/>
      <w:pPr>
        <w:ind w:left="4320" w:hanging="180"/>
      </w:pPr>
    </w:lvl>
    <w:lvl w:ilvl="6" w:tplc="BAB65A20">
      <w:start w:val="1"/>
      <w:numFmt w:val="decimal"/>
      <w:lvlText w:val="%7."/>
      <w:lvlJc w:val="left"/>
      <w:pPr>
        <w:ind w:left="5040" w:hanging="360"/>
      </w:pPr>
    </w:lvl>
    <w:lvl w:ilvl="7" w:tplc="DC5079A2">
      <w:start w:val="1"/>
      <w:numFmt w:val="lowerLetter"/>
      <w:lvlText w:val="%8."/>
      <w:lvlJc w:val="left"/>
      <w:pPr>
        <w:ind w:left="5760" w:hanging="360"/>
      </w:pPr>
    </w:lvl>
    <w:lvl w:ilvl="8" w:tplc="B78860EC">
      <w:start w:val="1"/>
      <w:numFmt w:val="lowerRoman"/>
      <w:lvlText w:val="%9."/>
      <w:lvlJc w:val="right"/>
      <w:pPr>
        <w:ind w:left="6480" w:hanging="180"/>
      </w:pPr>
    </w:lvl>
  </w:abstractNum>
  <w:num w:numId="1" w16cid:durableId="1059325068">
    <w:abstractNumId w:val="6"/>
  </w:num>
  <w:num w:numId="2" w16cid:durableId="1088623435">
    <w:abstractNumId w:val="1"/>
  </w:num>
  <w:num w:numId="3" w16cid:durableId="1023364985">
    <w:abstractNumId w:val="4"/>
  </w:num>
  <w:num w:numId="4" w16cid:durableId="1501389252">
    <w:abstractNumId w:val="5"/>
  </w:num>
  <w:num w:numId="5" w16cid:durableId="1905141030">
    <w:abstractNumId w:val="3"/>
  </w:num>
  <w:num w:numId="6" w16cid:durableId="260770990">
    <w:abstractNumId w:val="0"/>
  </w:num>
  <w:num w:numId="7" w16cid:durableId="194114038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ng Yu Xuan">
    <w15:presenceInfo w15:providerId="Windows Live" w15:userId="5d67ed2c58d6155a"/>
  </w15:person>
  <w15:person w15:author="Thng Yu Xuan [2]">
    <w15:presenceInfo w15:providerId="AD" w15:userId="S::e0407046@u.nus.edu::f3bde621-9b04-411f-95da-68a0a35a1bc7"/>
  </w15:person>
  <w15:person w15:author="Liu yuancheng">
    <w15:presenceInfo w15:providerId="Windows Live" w15:userId="a88c2a71e4c9a4cb"/>
  </w15:person>
  <w15:person w15:author="Xu Jia">
    <w15:presenceInfo w15:providerId="AD" w15:userId="S::xu.jia@nus.edu.sg::a43b0a1d-1bac-470e-a0dd-28160c5f6c48"/>
  </w15:person>
  <w15:person w15:author="Florentiana Yuwono">
    <w15:presenceInfo w15:providerId="AD" w15:userId="S::e0851439@u.nus.edu::498dbe40-982b-4450-a435-f09d297e2c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E32"/>
    <w:rsid w:val="00000B86"/>
    <w:rsid w:val="00000FC3"/>
    <w:rsid w:val="00007406"/>
    <w:rsid w:val="00025B58"/>
    <w:rsid w:val="000303A5"/>
    <w:rsid w:val="000331A2"/>
    <w:rsid w:val="00036F39"/>
    <w:rsid w:val="00040516"/>
    <w:rsid w:val="000473F4"/>
    <w:rsid w:val="00053149"/>
    <w:rsid w:val="00060502"/>
    <w:rsid w:val="00083E33"/>
    <w:rsid w:val="000879B3"/>
    <w:rsid w:val="00090EE3"/>
    <w:rsid w:val="000A5219"/>
    <w:rsid w:val="000A7750"/>
    <w:rsid w:val="000E1476"/>
    <w:rsid w:val="000E596A"/>
    <w:rsid w:val="000F03C9"/>
    <w:rsid w:val="000F2299"/>
    <w:rsid w:val="000F4D6D"/>
    <w:rsid w:val="000F5DE2"/>
    <w:rsid w:val="001033A2"/>
    <w:rsid w:val="00127C85"/>
    <w:rsid w:val="00134B38"/>
    <w:rsid w:val="00135C37"/>
    <w:rsid w:val="00135E0F"/>
    <w:rsid w:val="00140F79"/>
    <w:rsid w:val="00143020"/>
    <w:rsid w:val="00145D68"/>
    <w:rsid w:val="00146316"/>
    <w:rsid w:val="0016227B"/>
    <w:rsid w:val="00184854"/>
    <w:rsid w:val="00185BA6"/>
    <w:rsid w:val="00190508"/>
    <w:rsid w:val="0019735E"/>
    <w:rsid w:val="001A49AC"/>
    <w:rsid w:val="001A7B6B"/>
    <w:rsid w:val="001B458B"/>
    <w:rsid w:val="001C0BE2"/>
    <w:rsid w:val="001C5435"/>
    <w:rsid w:val="001C7BF2"/>
    <w:rsid w:val="001D1A92"/>
    <w:rsid w:val="00203F72"/>
    <w:rsid w:val="00205474"/>
    <w:rsid w:val="0020556C"/>
    <w:rsid w:val="00210007"/>
    <w:rsid w:val="002149F5"/>
    <w:rsid w:val="00227C28"/>
    <w:rsid w:val="0023338D"/>
    <w:rsid w:val="0023619E"/>
    <w:rsid w:val="00237840"/>
    <w:rsid w:val="00237B30"/>
    <w:rsid w:val="00242876"/>
    <w:rsid w:val="00260799"/>
    <w:rsid w:val="00264036"/>
    <w:rsid w:val="00267066"/>
    <w:rsid w:val="002832EE"/>
    <w:rsid w:val="00294152"/>
    <w:rsid w:val="002A347C"/>
    <w:rsid w:val="002B129E"/>
    <w:rsid w:val="002C2B4B"/>
    <w:rsid w:val="002C40FC"/>
    <w:rsid w:val="002D02AC"/>
    <w:rsid w:val="00300E1B"/>
    <w:rsid w:val="0030118F"/>
    <w:rsid w:val="00327F7F"/>
    <w:rsid w:val="00331891"/>
    <w:rsid w:val="00343E06"/>
    <w:rsid w:val="00353324"/>
    <w:rsid w:val="00362A61"/>
    <w:rsid w:val="0036332A"/>
    <w:rsid w:val="00364340"/>
    <w:rsid w:val="00372276"/>
    <w:rsid w:val="00380B89"/>
    <w:rsid w:val="00390A5C"/>
    <w:rsid w:val="00391A3A"/>
    <w:rsid w:val="00394AD4"/>
    <w:rsid w:val="003C5829"/>
    <w:rsid w:val="003D364B"/>
    <w:rsid w:val="003E3BBD"/>
    <w:rsid w:val="003E5E60"/>
    <w:rsid w:val="003F039D"/>
    <w:rsid w:val="003F3EB6"/>
    <w:rsid w:val="003F4FFA"/>
    <w:rsid w:val="004020F3"/>
    <w:rsid w:val="00405CA9"/>
    <w:rsid w:val="004205E2"/>
    <w:rsid w:val="00421852"/>
    <w:rsid w:val="0043035D"/>
    <w:rsid w:val="00431353"/>
    <w:rsid w:val="004546EF"/>
    <w:rsid w:val="004571B0"/>
    <w:rsid w:val="00463A35"/>
    <w:rsid w:val="00463CF3"/>
    <w:rsid w:val="00465E46"/>
    <w:rsid w:val="00484CA2"/>
    <w:rsid w:val="0048622E"/>
    <w:rsid w:val="00494125"/>
    <w:rsid w:val="00494DBF"/>
    <w:rsid w:val="004A5558"/>
    <w:rsid w:val="004B544D"/>
    <w:rsid w:val="004B5D70"/>
    <w:rsid w:val="004B61BA"/>
    <w:rsid w:val="004C3749"/>
    <w:rsid w:val="004D7A3C"/>
    <w:rsid w:val="004E019A"/>
    <w:rsid w:val="004E7B0C"/>
    <w:rsid w:val="004F2198"/>
    <w:rsid w:val="004F616D"/>
    <w:rsid w:val="00502B2F"/>
    <w:rsid w:val="0051183F"/>
    <w:rsid w:val="00517527"/>
    <w:rsid w:val="00517AAF"/>
    <w:rsid w:val="005214CC"/>
    <w:rsid w:val="005222F9"/>
    <w:rsid w:val="005325C0"/>
    <w:rsid w:val="005325C1"/>
    <w:rsid w:val="00532C00"/>
    <w:rsid w:val="005371BE"/>
    <w:rsid w:val="00547695"/>
    <w:rsid w:val="00553719"/>
    <w:rsid w:val="00560A9E"/>
    <w:rsid w:val="00561397"/>
    <w:rsid w:val="00566830"/>
    <w:rsid w:val="00575367"/>
    <w:rsid w:val="00581937"/>
    <w:rsid w:val="00581D94"/>
    <w:rsid w:val="0058281B"/>
    <w:rsid w:val="0058326E"/>
    <w:rsid w:val="0058731B"/>
    <w:rsid w:val="005B1DE2"/>
    <w:rsid w:val="005B2593"/>
    <w:rsid w:val="005B2F5F"/>
    <w:rsid w:val="005B3FDD"/>
    <w:rsid w:val="005C0943"/>
    <w:rsid w:val="005E2055"/>
    <w:rsid w:val="005E5566"/>
    <w:rsid w:val="005E67CE"/>
    <w:rsid w:val="005F0F95"/>
    <w:rsid w:val="005F13CE"/>
    <w:rsid w:val="005F6CDC"/>
    <w:rsid w:val="006036C8"/>
    <w:rsid w:val="00604811"/>
    <w:rsid w:val="00613919"/>
    <w:rsid w:val="00620888"/>
    <w:rsid w:val="00624A6D"/>
    <w:rsid w:val="00626220"/>
    <w:rsid w:val="006357D7"/>
    <w:rsid w:val="006374C7"/>
    <w:rsid w:val="0064008F"/>
    <w:rsid w:val="00652E3D"/>
    <w:rsid w:val="00660B8F"/>
    <w:rsid w:val="00662C4E"/>
    <w:rsid w:val="00667BB7"/>
    <w:rsid w:val="00672951"/>
    <w:rsid w:val="00687E7D"/>
    <w:rsid w:val="00693C31"/>
    <w:rsid w:val="00696666"/>
    <w:rsid w:val="006A6523"/>
    <w:rsid w:val="006B3B0F"/>
    <w:rsid w:val="006C1B54"/>
    <w:rsid w:val="006D02F6"/>
    <w:rsid w:val="006D0FE3"/>
    <w:rsid w:val="006D2F52"/>
    <w:rsid w:val="006D3DF4"/>
    <w:rsid w:val="006D7D3B"/>
    <w:rsid w:val="006E6BED"/>
    <w:rsid w:val="006F371E"/>
    <w:rsid w:val="007122DF"/>
    <w:rsid w:val="007167BB"/>
    <w:rsid w:val="007177F5"/>
    <w:rsid w:val="00722FA5"/>
    <w:rsid w:val="007238CC"/>
    <w:rsid w:val="0072577E"/>
    <w:rsid w:val="007358AF"/>
    <w:rsid w:val="00741D0B"/>
    <w:rsid w:val="00745827"/>
    <w:rsid w:val="00757BA9"/>
    <w:rsid w:val="00763DA6"/>
    <w:rsid w:val="00773B04"/>
    <w:rsid w:val="00780723"/>
    <w:rsid w:val="00784C96"/>
    <w:rsid w:val="0078770E"/>
    <w:rsid w:val="00787F38"/>
    <w:rsid w:val="007909E3"/>
    <w:rsid w:val="007935AD"/>
    <w:rsid w:val="007A04B8"/>
    <w:rsid w:val="007A1ED4"/>
    <w:rsid w:val="007A24D1"/>
    <w:rsid w:val="007C192C"/>
    <w:rsid w:val="007D132E"/>
    <w:rsid w:val="007E3B70"/>
    <w:rsid w:val="007E527C"/>
    <w:rsid w:val="007E542D"/>
    <w:rsid w:val="007E55C2"/>
    <w:rsid w:val="007F1DB0"/>
    <w:rsid w:val="007F25EE"/>
    <w:rsid w:val="007F4E2D"/>
    <w:rsid w:val="008007CD"/>
    <w:rsid w:val="00803C44"/>
    <w:rsid w:val="008046EB"/>
    <w:rsid w:val="0080670B"/>
    <w:rsid w:val="00806B9D"/>
    <w:rsid w:val="008126D7"/>
    <w:rsid w:val="00827BCB"/>
    <w:rsid w:val="008339ED"/>
    <w:rsid w:val="00837981"/>
    <w:rsid w:val="0084051E"/>
    <w:rsid w:val="00860640"/>
    <w:rsid w:val="00872759"/>
    <w:rsid w:val="00875DB4"/>
    <w:rsid w:val="00884F24"/>
    <w:rsid w:val="008A62C5"/>
    <w:rsid w:val="008C73DA"/>
    <w:rsid w:val="008D4177"/>
    <w:rsid w:val="008D72E9"/>
    <w:rsid w:val="008D7DA9"/>
    <w:rsid w:val="008E4BD8"/>
    <w:rsid w:val="008F4F37"/>
    <w:rsid w:val="00912AA1"/>
    <w:rsid w:val="00916BB5"/>
    <w:rsid w:val="00923265"/>
    <w:rsid w:val="009336D0"/>
    <w:rsid w:val="009554A3"/>
    <w:rsid w:val="009562CC"/>
    <w:rsid w:val="00973CC5"/>
    <w:rsid w:val="009821C0"/>
    <w:rsid w:val="0098323A"/>
    <w:rsid w:val="0099006B"/>
    <w:rsid w:val="009939DA"/>
    <w:rsid w:val="00997CD4"/>
    <w:rsid w:val="009A104B"/>
    <w:rsid w:val="009A2808"/>
    <w:rsid w:val="009A3B43"/>
    <w:rsid w:val="009B130A"/>
    <w:rsid w:val="009B725D"/>
    <w:rsid w:val="009C6263"/>
    <w:rsid w:val="009D505A"/>
    <w:rsid w:val="009E2FB8"/>
    <w:rsid w:val="00A428FD"/>
    <w:rsid w:val="00A50F8B"/>
    <w:rsid w:val="00A53A7E"/>
    <w:rsid w:val="00A547D0"/>
    <w:rsid w:val="00A65F2A"/>
    <w:rsid w:val="00A73BA5"/>
    <w:rsid w:val="00A75796"/>
    <w:rsid w:val="00A80904"/>
    <w:rsid w:val="00A81140"/>
    <w:rsid w:val="00A81430"/>
    <w:rsid w:val="00A9014A"/>
    <w:rsid w:val="00A97592"/>
    <w:rsid w:val="00AA5F93"/>
    <w:rsid w:val="00AB06F6"/>
    <w:rsid w:val="00AB27A3"/>
    <w:rsid w:val="00AB5DDC"/>
    <w:rsid w:val="00AC580A"/>
    <w:rsid w:val="00AD386E"/>
    <w:rsid w:val="00AE35E2"/>
    <w:rsid w:val="00AF4258"/>
    <w:rsid w:val="00B019C6"/>
    <w:rsid w:val="00B04B87"/>
    <w:rsid w:val="00B0779D"/>
    <w:rsid w:val="00B12BB9"/>
    <w:rsid w:val="00B136DB"/>
    <w:rsid w:val="00B162E8"/>
    <w:rsid w:val="00B17A28"/>
    <w:rsid w:val="00B24150"/>
    <w:rsid w:val="00B2458F"/>
    <w:rsid w:val="00B4099C"/>
    <w:rsid w:val="00B413BE"/>
    <w:rsid w:val="00B44431"/>
    <w:rsid w:val="00B5025D"/>
    <w:rsid w:val="00B51BEB"/>
    <w:rsid w:val="00B5628A"/>
    <w:rsid w:val="00B65330"/>
    <w:rsid w:val="00B74C2D"/>
    <w:rsid w:val="00B80CFC"/>
    <w:rsid w:val="00B84506"/>
    <w:rsid w:val="00B84AE7"/>
    <w:rsid w:val="00B915D7"/>
    <w:rsid w:val="00B9662C"/>
    <w:rsid w:val="00BA10A3"/>
    <w:rsid w:val="00BA1A9A"/>
    <w:rsid w:val="00BA3FCD"/>
    <w:rsid w:val="00BA6E32"/>
    <w:rsid w:val="00BB0165"/>
    <w:rsid w:val="00BB1FB2"/>
    <w:rsid w:val="00BC3F0B"/>
    <w:rsid w:val="00BD1B42"/>
    <w:rsid w:val="00C05670"/>
    <w:rsid w:val="00C1326D"/>
    <w:rsid w:val="00C15C83"/>
    <w:rsid w:val="00C163FD"/>
    <w:rsid w:val="00C44F7B"/>
    <w:rsid w:val="00C516A5"/>
    <w:rsid w:val="00C54839"/>
    <w:rsid w:val="00C66111"/>
    <w:rsid w:val="00C71313"/>
    <w:rsid w:val="00C71356"/>
    <w:rsid w:val="00C74053"/>
    <w:rsid w:val="00C74C0B"/>
    <w:rsid w:val="00C75A64"/>
    <w:rsid w:val="00C80C86"/>
    <w:rsid w:val="00C93CDB"/>
    <w:rsid w:val="00C9798F"/>
    <w:rsid w:val="00CB45EF"/>
    <w:rsid w:val="00CB4ADA"/>
    <w:rsid w:val="00CD21C8"/>
    <w:rsid w:val="00CD29EE"/>
    <w:rsid w:val="00CD330C"/>
    <w:rsid w:val="00CD4251"/>
    <w:rsid w:val="00CE18AB"/>
    <w:rsid w:val="00CE34AE"/>
    <w:rsid w:val="00CF2372"/>
    <w:rsid w:val="00CF7454"/>
    <w:rsid w:val="00CF74D0"/>
    <w:rsid w:val="00CF7ADA"/>
    <w:rsid w:val="00D22031"/>
    <w:rsid w:val="00D25A02"/>
    <w:rsid w:val="00D27A21"/>
    <w:rsid w:val="00D41805"/>
    <w:rsid w:val="00D431FC"/>
    <w:rsid w:val="00D519A1"/>
    <w:rsid w:val="00D52C02"/>
    <w:rsid w:val="00D551D0"/>
    <w:rsid w:val="00D559DA"/>
    <w:rsid w:val="00D55F96"/>
    <w:rsid w:val="00D56E3D"/>
    <w:rsid w:val="00D702E7"/>
    <w:rsid w:val="00D722BE"/>
    <w:rsid w:val="00D80B6F"/>
    <w:rsid w:val="00D850B5"/>
    <w:rsid w:val="00D86277"/>
    <w:rsid w:val="00D97C1B"/>
    <w:rsid w:val="00DA5F75"/>
    <w:rsid w:val="00DC20EE"/>
    <w:rsid w:val="00DE198F"/>
    <w:rsid w:val="00E014AD"/>
    <w:rsid w:val="00E025FD"/>
    <w:rsid w:val="00E11D80"/>
    <w:rsid w:val="00E132FC"/>
    <w:rsid w:val="00E23035"/>
    <w:rsid w:val="00E2547D"/>
    <w:rsid w:val="00E31D5A"/>
    <w:rsid w:val="00E34733"/>
    <w:rsid w:val="00E349AA"/>
    <w:rsid w:val="00E46184"/>
    <w:rsid w:val="00E550C9"/>
    <w:rsid w:val="00E659E0"/>
    <w:rsid w:val="00E7570D"/>
    <w:rsid w:val="00E9222A"/>
    <w:rsid w:val="00E97BA0"/>
    <w:rsid w:val="00EA3B31"/>
    <w:rsid w:val="00EB48C2"/>
    <w:rsid w:val="00EB509E"/>
    <w:rsid w:val="00EC3E68"/>
    <w:rsid w:val="00EC5E01"/>
    <w:rsid w:val="00EC7C14"/>
    <w:rsid w:val="00EE72D1"/>
    <w:rsid w:val="00F00D5D"/>
    <w:rsid w:val="00F07F01"/>
    <w:rsid w:val="00F140B2"/>
    <w:rsid w:val="00F15D03"/>
    <w:rsid w:val="00F17A7C"/>
    <w:rsid w:val="00F20C1A"/>
    <w:rsid w:val="00F24C8F"/>
    <w:rsid w:val="00F26047"/>
    <w:rsid w:val="00F26D63"/>
    <w:rsid w:val="00F26DCC"/>
    <w:rsid w:val="00F349AE"/>
    <w:rsid w:val="00F35FAF"/>
    <w:rsid w:val="00F50F09"/>
    <w:rsid w:val="00F5565A"/>
    <w:rsid w:val="00F569CD"/>
    <w:rsid w:val="00F62172"/>
    <w:rsid w:val="00F63DF4"/>
    <w:rsid w:val="00F66327"/>
    <w:rsid w:val="00F67DAA"/>
    <w:rsid w:val="00F714FE"/>
    <w:rsid w:val="00F72263"/>
    <w:rsid w:val="00F80149"/>
    <w:rsid w:val="00F867D8"/>
    <w:rsid w:val="00F93EFD"/>
    <w:rsid w:val="00FA2C5E"/>
    <w:rsid w:val="00FA3313"/>
    <w:rsid w:val="00FA44AA"/>
    <w:rsid w:val="00FA5759"/>
    <w:rsid w:val="00FB724F"/>
    <w:rsid w:val="00FC197C"/>
    <w:rsid w:val="00FC7287"/>
    <w:rsid w:val="00FD7285"/>
    <w:rsid w:val="00FE2995"/>
    <w:rsid w:val="00FF3FCB"/>
    <w:rsid w:val="00FF72AA"/>
    <w:rsid w:val="00FF7F84"/>
    <w:rsid w:val="0E484048"/>
    <w:rsid w:val="117FE10A"/>
    <w:rsid w:val="13EE5E7B"/>
    <w:rsid w:val="13FC9A5D"/>
    <w:rsid w:val="14FA1ADB"/>
    <w:rsid w:val="1653522D"/>
    <w:rsid w:val="1707DFAD"/>
    <w:rsid w:val="1A82CF44"/>
    <w:rsid w:val="1C90E602"/>
    <w:rsid w:val="1D9540C1"/>
    <w:rsid w:val="1E5BA18B"/>
    <w:rsid w:val="1E5E6412"/>
    <w:rsid w:val="1F564067"/>
    <w:rsid w:val="20D8E86B"/>
    <w:rsid w:val="214A1C7E"/>
    <w:rsid w:val="247DA586"/>
    <w:rsid w:val="2EF4C1CC"/>
    <w:rsid w:val="30757D25"/>
    <w:rsid w:val="30D1CA76"/>
    <w:rsid w:val="34229395"/>
    <w:rsid w:val="35BE63F6"/>
    <w:rsid w:val="363EA824"/>
    <w:rsid w:val="3838E84F"/>
    <w:rsid w:val="3B708911"/>
    <w:rsid w:val="3B89B16E"/>
    <w:rsid w:val="3CC97AD7"/>
    <w:rsid w:val="3D0C5972"/>
    <w:rsid w:val="3FE5B2FD"/>
    <w:rsid w:val="4043FA34"/>
    <w:rsid w:val="45176B57"/>
    <w:rsid w:val="484F0C19"/>
    <w:rsid w:val="4B8E9A61"/>
    <w:rsid w:val="50EBA843"/>
    <w:rsid w:val="51BA8D10"/>
    <w:rsid w:val="533B650F"/>
    <w:rsid w:val="55CE8438"/>
    <w:rsid w:val="5F3052E9"/>
    <w:rsid w:val="63E0AAF9"/>
    <w:rsid w:val="69A1A3C8"/>
    <w:rsid w:val="6A3C1A0D"/>
    <w:rsid w:val="6A9B64F3"/>
    <w:rsid w:val="6E9E6945"/>
    <w:rsid w:val="6FCD1D4D"/>
    <w:rsid w:val="703A39A6"/>
    <w:rsid w:val="77D415D0"/>
    <w:rsid w:val="781091FF"/>
    <w:rsid w:val="7E2A2EF7"/>
    <w:rsid w:val="7F63D075"/>
    <w:rsid w:val="7FC5FF5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46613"/>
  <w15:chartTrackingRefBased/>
  <w15:docId w15:val="{89E618F2-D6D6-49D0-966C-AE6177CA7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6E3D"/>
  </w:style>
  <w:style w:type="paragraph" w:styleId="Heading1">
    <w:name w:val="heading 1"/>
    <w:basedOn w:val="Normal"/>
    <w:next w:val="Normal"/>
    <w:link w:val="Heading1Char"/>
    <w:uiPriority w:val="9"/>
    <w:qFormat/>
    <w:rsid w:val="00D56E3D"/>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link w:val="Heading2Char"/>
    <w:uiPriority w:val="9"/>
    <w:unhideWhenUsed/>
    <w:qFormat/>
    <w:rsid w:val="002640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03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4443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F03C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6E3D"/>
    <w:rPr>
      <w:rFonts w:ascii="Arial" w:eastAsia="Arial" w:hAnsi="Arial" w:cs="Arial"/>
      <w:sz w:val="40"/>
      <w:szCs w:val="40"/>
      <w:lang w:val="en"/>
    </w:rPr>
  </w:style>
  <w:style w:type="paragraph" w:styleId="TOCHeading">
    <w:name w:val="TOC Heading"/>
    <w:basedOn w:val="Heading1"/>
    <w:next w:val="Normal"/>
    <w:uiPriority w:val="39"/>
    <w:unhideWhenUsed/>
    <w:qFormat/>
    <w:rsid w:val="007358AF"/>
    <w:pPr>
      <w:spacing w:before="240" w:after="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7358AF"/>
    <w:pPr>
      <w:spacing w:after="100"/>
      <w:ind w:left="220"/>
    </w:pPr>
    <w:rPr>
      <w:rFonts w:cs="Times New Roman"/>
      <w:lang w:val="en-US" w:eastAsia="en-US"/>
    </w:rPr>
  </w:style>
  <w:style w:type="paragraph" w:styleId="TOC1">
    <w:name w:val="toc 1"/>
    <w:basedOn w:val="Normal"/>
    <w:next w:val="Normal"/>
    <w:autoRedefine/>
    <w:uiPriority w:val="39"/>
    <w:unhideWhenUsed/>
    <w:rsid w:val="007358AF"/>
    <w:pPr>
      <w:spacing w:after="100"/>
    </w:pPr>
    <w:rPr>
      <w:rFonts w:cs="Times New Roman"/>
      <w:lang w:val="en-US" w:eastAsia="en-US"/>
    </w:rPr>
  </w:style>
  <w:style w:type="paragraph" w:styleId="TOC3">
    <w:name w:val="toc 3"/>
    <w:basedOn w:val="Normal"/>
    <w:next w:val="Normal"/>
    <w:autoRedefine/>
    <w:uiPriority w:val="39"/>
    <w:unhideWhenUsed/>
    <w:rsid w:val="007358AF"/>
    <w:pPr>
      <w:spacing w:after="100"/>
      <w:ind w:left="440"/>
    </w:pPr>
    <w:rPr>
      <w:rFonts w:cs="Times New Roman"/>
      <w:lang w:val="en-US" w:eastAsia="en-US"/>
    </w:rPr>
  </w:style>
  <w:style w:type="character" w:customStyle="1" w:styleId="md-plain">
    <w:name w:val="md-plain"/>
    <w:basedOn w:val="DefaultParagraphFont"/>
    <w:rsid w:val="009939DA"/>
  </w:style>
  <w:style w:type="character" w:customStyle="1" w:styleId="Heading2Char">
    <w:name w:val="Heading 2 Char"/>
    <w:basedOn w:val="DefaultParagraphFont"/>
    <w:link w:val="Heading2"/>
    <w:uiPriority w:val="9"/>
    <w:rsid w:val="00264036"/>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B44431"/>
    <w:rPr>
      <w:rFonts w:asciiTheme="majorHAnsi" w:eastAsiaTheme="majorEastAsia" w:hAnsiTheme="majorHAnsi" w:cstheme="majorBidi"/>
      <w:i/>
      <w:iCs/>
      <w:color w:val="2F5496" w:themeColor="accent1" w:themeShade="BF"/>
    </w:rPr>
  </w:style>
  <w:style w:type="character" w:customStyle="1" w:styleId="md-link">
    <w:name w:val="md-link"/>
    <w:basedOn w:val="DefaultParagraphFont"/>
    <w:rsid w:val="00B44431"/>
  </w:style>
  <w:style w:type="character" w:styleId="Hyperlink">
    <w:name w:val="Hyperlink"/>
    <w:basedOn w:val="DefaultParagraphFont"/>
    <w:uiPriority w:val="99"/>
    <w:unhideWhenUsed/>
    <w:rsid w:val="00B44431"/>
    <w:rPr>
      <w:color w:val="0000FF"/>
      <w:u w:val="single"/>
    </w:rPr>
  </w:style>
  <w:style w:type="character" w:styleId="UnresolvedMention">
    <w:name w:val="Unresolved Mention"/>
    <w:basedOn w:val="DefaultParagraphFont"/>
    <w:uiPriority w:val="99"/>
    <w:semiHidden/>
    <w:unhideWhenUsed/>
    <w:rsid w:val="004A5558"/>
    <w:rPr>
      <w:color w:val="605E5C"/>
      <w:shd w:val="clear" w:color="auto" w:fill="E1DFDD"/>
    </w:rPr>
  </w:style>
  <w:style w:type="character" w:customStyle="1" w:styleId="Heading5Char">
    <w:name w:val="Heading 5 Char"/>
    <w:basedOn w:val="DefaultParagraphFont"/>
    <w:link w:val="Heading5"/>
    <w:uiPriority w:val="9"/>
    <w:semiHidden/>
    <w:rsid w:val="000F03C9"/>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rsid w:val="000F03C9"/>
    <w:rPr>
      <w:rFonts w:asciiTheme="majorHAnsi" w:eastAsiaTheme="majorEastAsia" w:hAnsiTheme="majorHAnsi" w:cstheme="majorBidi"/>
      <w:color w:val="1F3763" w:themeColor="accent1" w:themeShade="7F"/>
      <w:sz w:val="24"/>
      <w:szCs w:val="24"/>
    </w:rPr>
  </w:style>
  <w:style w:type="paragraph" w:customStyle="1" w:styleId="md-end-block">
    <w:name w:val="md-end-block"/>
    <w:basedOn w:val="Normal"/>
    <w:rsid w:val="003C582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C5829"/>
    <w:rPr>
      <w:rFonts w:ascii="Courier New" w:eastAsia="Times New Roman" w:hAnsi="Courier New" w:cs="Courier New"/>
      <w:sz w:val="20"/>
      <w:szCs w:val="20"/>
    </w:rPr>
  </w:style>
  <w:style w:type="paragraph" w:styleId="ListParagraph">
    <w:name w:val="List Paragraph"/>
    <w:basedOn w:val="Normal"/>
    <w:uiPriority w:val="34"/>
    <w:qFormat/>
    <w:rsid w:val="00CD21C8"/>
    <w:pPr>
      <w:ind w:left="720"/>
      <w:contextualSpacing/>
    </w:pPr>
  </w:style>
  <w:style w:type="paragraph" w:styleId="Header">
    <w:name w:val="header"/>
    <w:basedOn w:val="Normal"/>
    <w:link w:val="HeaderChar"/>
    <w:uiPriority w:val="99"/>
    <w:unhideWhenUsed/>
    <w:rsid w:val="002670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7066"/>
  </w:style>
  <w:style w:type="paragraph" w:styleId="Footer">
    <w:name w:val="footer"/>
    <w:basedOn w:val="Normal"/>
    <w:link w:val="FooterChar"/>
    <w:uiPriority w:val="99"/>
    <w:unhideWhenUsed/>
    <w:rsid w:val="002670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7066"/>
  </w:style>
  <w:style w:type="character" w:customStyle="1" w:styleId="Strong1">
    <w:name w:val="Strong1"/>
    <w:basedOn w:val="DefaultParagraphFont"/>
    <w:rsid w:val="00560A9E"/>
  </w:style>
  <w:style w:type="character" w:styleId="CommentReference">
    <w:name w:val="annotation reference"/>
    <w:basedOn w:val="DefaultParagraphFont"/>
    <w:uiPriority w:val="99"/>
    <w:semiHidden/>
    <w:unhideWhenUsed/>
    <w:rsid w:val="00A75796"/>
    <w:rPr>
      <w:sz w:val="16"/>
      <w:szCs w:val="16"/>
    </w:rPr>
  </w:style>
  <w:style w:type="paragraph" w:styleId="CommentText">
    <w:name w:val="annotation text"/>
    <w:basedOn w:val="Normal"/>
    <w:link w:val="CommentTextChar"/>
    <w:uiPriority w:val="99"/>
    <w:semiHidden/>
    <w:unhideWhenUsed/>
    <w:rsid w:val="00A75796"/>
    <w:pPr>
      <w:spacing w:line="240" w:lineRule="auto"/>
    </w:pPr>
    <w:rPr>
      <w:sz w:val="20"/>
      <w:szCs w:val="20"/>
    </w:rPr>
  </w:style>
  <w:style w:type="character" w:customStyle="1" w:styleId="CommentTextChar">
    <w:name w:val="Comment Text Char"/>
    <w:basedOn w:val="DefaultParagraphFont"/>
    <w:link w:val="CommentText"/>
    <w:uiPriority w:val="99"/>
    <w:semiHidden/>
    <w:rsid w:val="00A75796"/>
    <w:rPr>
      <w:sz w:val="20"/>
      <w:szCs w:val="20"/>
    </w:rPr>
  </w:style>
  <w:style w:type="paragraph" w:styleId="CommentSubject">
    <w:name w:val="annotation subject"/>
    <w:basedOn w:val="CommentText"/>
    <w:next w:val="CommentText"/>
    <w:link w:val="CommentSubjectChar"/>
    <w:uiPriority w:val="99"/>
    <w:semiHidden/>
    <w:unhideWhenUsed/>
    <w:rsid w:val="00A75796"/>
    <w:rPr>
      <w:b/>
      <w:bCs/>
    </w:rPr>
  </w:style>
  <w:style w:type="character" w:customStyle="1" w:styleId="CommentSubjectChar">
    <w:name w:val="Comment Subject Char"/>
    <w:basedOn w:val="CommentTextChar"/>
    <w:link w:val="CommentSubject"/>
    <w:uiPriority w:val="99"/>
    <w:semiHidden/>
    <w:rsid w:val="00A75796"/>
    <w:rPr>
      <w:b/>
      <w:bCs/>
      <w:sz w:val="20"/>
      <w:szCs w:val="20"/>
    </w:rPr>
  </w:style>
  <w:style w:type="character" w:styleId="Mention">
    <w:name w:val="Mention"/>
    <w:basedOn w:val="DefaultParagraphFont"/>
    <w:uiPriority w:val="99"/>
    <w:unhideWhenUsed/>
    <w:rPr>
      <w:color w:val="2B579A"/>
      <w:shd w:val="clear" w:color="auto" w:fill="E6E6E6"/>
    </w:rPr>
  </w:style>
  <w:style w:type="paragraph" w:styleId="Revision">
    <w:name w:val="Revision"/>
    <w:hidden/>
    <w:uiPriority w:val="99"/>
    <w:semiHidden/>
    <w:rsid w:val="007A04B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69073">
      <w:bodyDiv w:val="1"/>
      <w:marLeft w:val="0"/>
      <w:marRight w:val="0"/>
      <w:marTop w:val="0"/>
      <w:marBottom w:val="0"/>
      <w:divBdr>
        <w:top w:val="none" w:sz="0" w:space="0" w:color="auto"/>
        <w:left w:val="none" w:sz="0" w:space="0" w:color="auto"/>
        <w:bottom w:val="none" w:sz="0" w:space="0" w:color="auto"/>
        <w:right w:val="none" w:sz="0" w:space="0" w:color="auto"/>
      </w:divBdr>
    </w:div>
    <w:div w:id="320885756">
      <w:bodyDiv w:val="1"/>
      <w:marLeft w:val="0"/>
      <w:marRight w:val="0"/>
      <w:marTop w:val="0"/>
      <w:marBottom w:val="0"/>
      <w:divBdr>
        <w:top w:val="none" w:sz="0" w:space="0" w:color="auto"/>
        <w:left w:val="none" w:sz="0" w:space="0" w:color="auto"/>
        <w:bottom w:val="none" w:sz="0" w:space="0" w:color="auto"/>
        <w:right w:val="none" w:sz="0" w:space="0" w:color="auto"/>
      </w:divBdr>
    </w:div>
    <w:div w:id="528686491">
      <w:bodyDiv w:val="1"/>
      <w:marLeft w:val="0"/>
      <w:marRight w:val="0"/>
      <w:marTop w:val="0"/>
      <w:marBottom w:val="0"/>
      <w:divBdr>
        <w:top w:val="none" w:sz="0" w:space="0" w:color="auto"/>
        <w:left w:val="none" w:sz="0" w:space="0" w:color="auto"/>
        <w:bottom w:val="none" w:sz="0" w:space="0" w:color="auto"/>
        <w:right w:val="none" w:sz="0" w:space="0" w:color="auto"/>
      </w:divBdr>
    </w:div>
    <w:div w:id="571354141">
      <w:bodyDiv w:val="1"/>
      <w:marLeft w:val="0"/>
      <w:marRight w:val="0"/>
      <w:marTop w:val="0"/>
      <w:marBottom w:val="0"/>
      <w:divBdr>
        <w:top w:val="none" w:sz="0" w:space="0" w:color="auto"/>
        <w:left w:val="none" w:sz="0" w:space="0" w:color="auto"/>
        <w:bottom w:val="none" w:sz="0" w:space="0" w:color="auto"/>
        <w:right w:val="none" w:sz="0" w:space="0" w:color="auto"/>
      </w:divBdr>
    </w:div>
    <w:div w:id="579632484">
      <w:bodyDiv w:val="1"/>
      <w:marLeft w:val="0"/>
      <w:marRight w:val="0"/>
      <w:marTop w:val="0"/>
      <w:marBottom w:val="0"/>
      <w:divBdr>
        <w:top w:val="none" w:sz="0" w:space="0" w:color="auto"/>
        <w:left w:val="none" w:sz="0" w:space="0" w:color="auto"/>
        <w:bottom w:val="none" w:sz="0" w:space="0" w:color="auto"/>
        <w:right w:val="none" w:sz="0" w:space="0" w:color="auto"/>
      </w:divBdr>
    </w:div>
    <w:div w:id="1010788970">
      <w:bodyDiv w:val="1"/>
      <w:marLeft w:val="0"/>
      <w:marRight w:val="0"/>
      <w:marTop w:val="0"/>
      <w:marBottom w:val="0"/>
      <w:divBdr>
        <w:top w:val="none" w:sz="0" w:space="0" w:color="auto"/>
        <w:left w:val="none" w:sz="0" w:space="0" w:color="auto"/>
        <w:bottom w:val="none" w:sz="0" w:space="0" w:color="auto"/>
        <w:right w:val="none" w:sz="0" w:space="0" w:color="auto"/>
      </w:divBdr>
    </w:div>
    <w:div w:id="1066611203">
      <w:bodyDiv w:val="1"/>
      <w:marLeft w:val="0"/>
      <w:marRight w:val="0"/>
      <w:marTop w:val="0"/>
      <w:marBottom w:val="0"/>
      <w:divBdr>
        <w:top w:val="none" w:sz="0" w:space="0" w:color="auto"/>
        <w:left w:val="none" w:sz="0" w:space="0" w:color="auto"/>
        <w:bottom w:val="none" w:sz="0" w:space="0" w:color="auto"/>
        <w:right w:val="none" w:sz="0" w:space="0" w:color="auto"/>
      </w:divBdr>
    </w:div>
    <w:div w:id="1404334225">
      <w:bodyDiv w:val="1"/>
      <w:marLeft w:val="0"/>
      <w:marRight w:val="0"/>
      <w:marTop w:val="0"/>
      <w:marBottom w:val="0"/>
      <w:divBdr>
        <w:top w:val="none" w:sz="0" w:space="0" w:color="auto"/>
        <w:left w:val="none" w:sz="0" w:space="0" w:color="auto"/>
        <w:bottom w:val="none" w:sz="0" w:space="0" w:color="auto"/>
        <w:right w:val="none" w:sz="0" w:space="0" w:color="auto"/>
      </w:divBdr>
    </w:div>
    <w:div w:id="1455173922">
      <w:bodyDiv w:val="1"/>
      <w:marLeft w:val="0"/>
      <w:marRight w:val="0"/>
      <w:marTop w:val="0"/>
      <w:marBottom w:val="0"/>
      <w:divBdr>
        <w:top w:val="none" w:sz="0" w:space="0" w:color="auto"/>
        <w:left w:val="none" w:sz="0" w:space="0" w:color="auto"/>
        <w:bottom w:val="none" w:sz="0" w:space="0" w:color="auto"/>
        <w:right w:val="none" w:sz="0" w:space="0" w:color="auto"/>
      </w:divBdr>
    </w:div>
    <w:div w:id="1901331770">
      <w:bodyDiv w:val="1"/>
      <w:marLeft w:val="0"/>
      <w:marRight w:val="0"/>
      <w:marTop w:val="0"/>
      <w:marBottom w:val="0"/>
      <w:divBdr>
        <w:top w:val="none" w:sz="0" w:space="0" w:color="auto"/>
        <w:left w:val="none" w:sz="0" w:space="0" w:color="auto"/>
        <w:bottom w:val="none" w:sz="0" w:space="0" w:color="auto"/>
        <w:right w:val="none" w:sz="0" w:space="0" w:color="auto"/>
      </w:divBdr>
    </w:div>
    <w:div w:id="2020109716">
      <w:bodyDiv w:val="1"/>
      <w:marLeft w:val="0"/>
      <w:marRight w:val="0"/>
      <w:marTop w:val="0"/>
      <w:marBottom w:val="0"/>
      <w:divBdr>
        <w:top w:val="none" w:sz="0" w:space="0" w:color="auto"/>
        <w:left w:val="none" w:sz="0" w:space="0" w:color="auto"/>
        <w:bottom w:val="none" w:sz="0" w:space="0" w:color="auto"/>
        <w:right w:val="none" w:sz="0" w:space="0" w:color="auto"/>
      </w:divBdr>
    </w:div>
    <w:div w:id="2045330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omments" Target="comment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support@ncl.s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microsoft.com/office/2011/relationships/people" Target="peop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openstack.ncl.sg/"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40BEF6-8061-4741-9B85-D433935D2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1834</Words>
  <Characters>10457</Characters>
  <Application>Microsoft Office Word</Application>
  <DocSecurity>0</DocSecurity>
  <Lines>87</Lines>
  <Paragraphs>24</Paragraphs>
  <ScaleCrop>false</ScaleCrop>
  <Company/>
  <LinksUpToDate>false</LinksUpToDate>
  <CharactersWithSpaces>12267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yuancheng</dc:creator>
  <cp:keywords/>
  <dc:description/>
  <cp:lastModifiedBy>Thng Yu Xuan</cp:lastModifiedBy>
  <cp:revision>385</cp:revision>
  <cp:lastPrinted>2022-04-06T08:45:00Z</cp:lastPrinted>
  <dcterms:created xsi:type="dcterms:W3CDTF">2022-04-06T03:13:00Z</dcterms:created>
  <dcterms:modified xsi:type="dcterms:W3CDTF">2022-08-03T06:12:00Z</dcterms:modified>
</cp:coreProperties>
</file>