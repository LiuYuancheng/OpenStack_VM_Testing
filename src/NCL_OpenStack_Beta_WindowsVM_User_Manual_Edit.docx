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C78F9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  <w:r w:rsidRPr="00B6055B">
        <w:rPr>
          <w:rFonts w:ascii="Segoe UI" w:eastAsia="Times New Roman" w:hAnsi="Segoe UI" w:cs="Segoe UI"/>
          <w:b/>
          <w:bCs/>
          <w:noProof/>
          <w:color w:val="242424"/>
          <w:sz w:val="21"/>
          <w:szCs w:val="21"/>
        </w:rPr>
        <w:drawing>
          <wp:inline distT="0" distB="0" distL="0" distR="0" wp14:anchorId="00E5350F" wp14:editId="743128FC">
            <wp:extent cx="1883860" cy="416257"/>
            <wp:effectExtent l="0" t="0" r="2540" b="3175"/>
            <wp:docPr id="43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8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342" cy="4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DF85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5760BCEB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353C67C7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6966000D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  <w:r>
        <w:rPr>
          <w:noProof/>
        </w:rPr>
        <w:drawing>
          <wp:inline distT="0" distB="0" distL="0" distR="0" wp14:anchorId="1CFE2FA8" wp14:editId="5E76F275">
            <wp:extent cx="5731510" cy="1995170"/>
            <wp:effectExtent l="0" t="0" r="2540" b="5080"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ECDC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35B76A3F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5873C0D0" w14:textId="2A17C047" w:rsidR="00D56E3D" w:rsidRPr="0084227E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52"/>
          <w:szCs w:val="52"/>
        </w:rPr>
      </w:pPr>
      <w:r w:rsidRPr="0084227E">
        <w:rPr>
          <w:rFonts w:eastAsia="Times New Roman" w:cstheme="minorHAnsi"/>
          <w:b/>
          <w:bCs/>
          <w:color w:val="242424"/>
          <w:sz w:val="52"/>
          <w:szCs w:val="52"/>
        </w:rPr>
        <w:t xml:space="preserve">OpenStack [Beta] </w:t>
      </w:r>
      <w:r w:rsidR="00CD4251">
        <w:rPr>
          <w:rFonts w:eastAsia="Times New Roman" w:cstheme="minorHAnsi"/>
          <w:b/>
          <w:bCs/>
          <w:color w:val="242424"/>
          <w:sz w:val="52"/>
          <w:szCs w:val="52"/>
        </w:rPr>
        <w:t>MS-</w:t>
      </w:r>
      <w:r>
        <w:rPr>
          <w:rFonts w:eastAsia="Times New Roman" w:cstheme="minorHAnsi"/>
          <w:b/>
          <w:bCs/>
          <w:color w:val="242424"/>
          <w:sz w:val="52"/>
          <w:szCs w:val="52"/>
        </w:rPr>
        <w:t xml:space="preserve">Windows VM </w:t>
      </w:r>
      <w:r w:rsidR="00B12BB9">
        <w:rPr>
          <w:rFonts w:eastAsia="Times New Roman" w:cstheme="minorHAnsi"/>
          <w:b/>
          <w:bCs/>
          <w:color w:val="242424"/>
          <w:sz w:val="52"/>
          <w:szCs w:val="52"/>
        </w:rPr>
        <w:t xml:space="preserve">User </w:t>
      </w:r>
      <w:r w:rsidRPr="0084227E">
        <w:rPr>
          <w:rFonts w:eastAsia="Times New Roman" w:cstheme="minorHAnsi"/>
          <w:b/>
          <w:bCs/>
          <w:color w:val="242424"/>
          <w:sz w:val="52"/>
          <w:szCs w:val="52"/>
        </w:rPr>
        <w:t xml:space="preserve">Manual </w:t>
      </w:r>
    </w:p>
    <w:p w14:paraId="6BB8C1CD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32"/>
          <w:szCs w:val="32"/>
        </w:rPr>
      </w:pPr>
    </w:p>
    <w:p w14:paraId="29EFD84D" w14:textId="264C72A0" w:rsidR="00D56E3D" w:rsidRPr="00D27252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8"/>
          <w:szCs w:val="28"/>
        </w:rPr>
      </w:pPr>
      <w:r w:rsidRPr="00D27252">
        <w:rPr>
          <w:rFonts w:eastAsia="Times New Roman" w:cstheme="minorHAnsi"/>
          <w:b/>
          <w:bCs/>
          <w:color w:val="242424"/>
          <w:sz w:val="28"/>
          <w:szCs w:val="28"/>
        </w:rPr>
        <w:t>Version: V_0.</w:t>
      </w:r>
      <w:r w:rsidR="00343E06">
        <w:rPr>
          <w:rFonts w:eastAsia="Times New Roman" w:cstheme="minorHAnsi"/>
          <w:b/>
          <w:bCs/>
          <w:color w:val="242424"/>
          <w:sz w:val="28"/>
          <w:szCs w:val="28"/>
        </w:rPr>
        <w:t>1</w:t>
      </w:r>
    </w:p>
    <w:p w14:paraId="7149BB24" w14:textId="34D3F74C" w:rsidR="00D56E3D" w:rsidRPr="00D27252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8"/>
          <w:szCs w:val="28"/>
        </w:rPr>
      </w:pPr>
      <w:r w:rsidRPr="00D27252">
        <w:rPr>
          <w:rFonts w:eastAsia="Times New Roman" w:cstheme="minorHAnsi"/>
          <w:b/>
          <w:bCs/>
          <w:color w:val="242424"/>
          <w:sz w:val="28"/>
          <w:szCs w:val="28"/>
        </w:rPr>
        <w:t>0</w:t>
      </w:r>
      <w:r w:rsidR="00EC3E68">
        <w:rPr>
          <w:rFonts w:eastAsia="Times New Roman" w:cstheme="minorHAnsi"/>
          <w:b/>
          <w:bCs/>
          <w:color w:val="242424"/>
          <w:sz w:val="28"/>
          <w:szCs w:val="28"/>
        </w:rPr>
        <w:t>4</w:t>
      </w:r>
      <w:r w:rsidRPr="00D27252">
        <w:rPr>
          <w:rFonts w:eastAsia="Times New Roman" w:cstheme="minorHAnsi"/>
          <w:b/>
          <w:bCs/>
          <w:color w:val="242424"/>
          <w:sz w:val="28"/>
          <w:szCs w:val="28"/>
        </w:rPr>
        <w:t xml:space="preserve"> April 2022</w:t>
      </w:r>
    </w:p>
    <w:p w14:paraId="349D449F" w14:textId="77777777" w:rsidR="00D56E3D" w:rsidRPr="0084227E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1"/>
          <w:szCs w:val="21"/>
        </w:rPr>
      </w:pPr>
    </w:p>
    <w:p w14:paraId="105E5B03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1"/>
          <w:szCs w:val="21"/>
        </w:rPr>
      </w:pPr>
    </w:p>
    <w:p w14:paraId="0ED62E00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1"/>
          <w:szCs w:val="21"/>
        </w:rPr>
      </w:pPr>
    </w:p>
    <w:p w14:paraId="49AF7A69" w14:textId="77777777" w:rsidR="00D56E3D" w:rsidRPr="0084227E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1"/>
          <w:szCs w:val="21"/>
        </w:rPr>
      </w:pPr>
      <w:r w:rsidRPr="007366B6">
        <w:rPr>
          <w:rFonts w:ascii="Segoe UI" w:eastAsia="Times New Roman" w:hAnsi="Segoe UI" w:cs="Segoe UI"/>
          <w:b/>
          <w:bCs/>
          <w:noProof/>
          <w:color w:val="242424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44055B6" wp14:editId="0324ED7B">
                <wp:simplePos x="0" y="0"/>
                <wp:positionH relativeFrom="margin">
                  <wp:posOffset>0</wp:posOffset>
                </wp:positionH>
                <wp:positionV relativeFrom="paragraph">
                  <wp:posOffset>382270</wp:posOffset>
                </wp:positionV>
                <wp:extent cx="5688330" cy="339725"/>
                <wp:effectExtent l="0" t="0" r="26670" b="22225"/>
                <wp:wrapTopAndBottom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8330" cy="339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FCC88" w14:textId="77777777" w:rsidR="00D56E3D" w:rsidRPr="00860193" w:rsidRDefault="00D56E3D" w:rsidP="00D56E3D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860193">
                              <w:rPr>
                                <w:rFonts w:asciiTheme="majorHAnsi" w:hAnsiTheme="majorHAnsi" w:cstheme="majorHAnsi"/>
                              </w:rPr>
                              <w:t>Copyright @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860193">
                              <w:rPr>
                                <w:rFonts w:asciiTheme="majorHAnsi" w:hAnsiTheme="majorHAnsi" w:cstheme="majorHAnsi"/>
                              </w:rPr>
                              <w:t>National Cybersecurity R&amp;D Lab (NCL) [C] 2021 - 2022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4055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0.1pt;width:447.9pt;height:26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" fillcolor="#f2f2f2 [3052]" strokecolor="#d8d8d8 [2732]">
                <v:textbox>
                  <w:txbxContent>
                    <w:p w14:paraId="289FCC88" w14:textId="77777777" w:rsidR="00D56E3D" w:rsidRPr="00860193" w:rsidRDefault="00D56E3D" w:rsidP="00D56E3D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860193">
                        <w:rPr>
                          <w:rFonts w:asciiTheme="majorHAnsi" w:hAnsiTheme="majorHAnsi" w:cstheme="majorHAnsi"/>
                        </w:rPr>
                        <w:t>Copyright @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860193">
                        <w:rPr>
                          <w:rFonts w:asciiTheme="majorHAnsi" w:hAnsiTheme="majorHAnsi" w:cstheme="majorHAnsi"/>
                        </w:rPr>
                        <w:t>National Cybersecurity R&amp;D Lab (NCL) [C] 2021 - 2022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BF7E1C3" w14:textId="77777777" w:rsidR="00D56E3D" w:rsidRPr="00F5437F" w:rsidRDefault="00D56E3D" w:rsidP="00D56E3D">
      <w:pPr>
        <w:pStyle w:val="Heading1"/>
      </w:pPr>
      <w:bookmarkStart w:id="0" w:name="_Toc100051302"/>
      <w:bookmarkStart w:id="1" w:name="_Toc100267648"/>
      <w:r w:rsidRPr="00F5437F">
        <w:lastRenderedPageBreak/>
        <w:t>Version Control</w:t>
      </w:r>
      <w:bookmarkEnd w:id="0"/>
      <w:bookmarkEnd w:id="1"/>
    </w:p>
    <w:tbl>
      <w:tblPr>
        <w:tblW w:w="9350" w:type="dxa"/>
        <w:tblBorders>
          <w:top w:val="single" w:sz="4" w:space="0" w:color="BDD7EE"/>
          <w:left w:val="single" w:sz="4" w:space="0" w:color="BDD7EE"/>
          <w:bottom w:val="single" w:sz="4" w:space="0" w:color="BDD7EE"/>
          <w:right w:val="single" w:sz="4" w:space="0" w:color="BDD7EE"/>
          <w:insideH w:val="single" w:sz="4" w:space="0" w:color="BDD7EE"/>
          <w:insideV w:val="single" w:sz="4" w:space="0" w:color="BDD7EE"/>
        </w:tblBorders>
        <w:tblLayout w:type="fixed"/>
        <w:tblLook w:val="0400" w:firstRow="0" w:lastRow="0" w:firstColumn="0" w:lastColumn="0" w:noHBand="0" w:noVBand="1"/>
      </w:tblPr>
      <w:tblGrid>
        <w:gridCol w:w="2337"/>
        <w:gridCol w:w="2337"/>
        <w:gridCol w:w="2338"/>
        <w:gridCol w:w="2338"/>
      </w:tblGrid>
      <w:tr w:rsidR="00D56E3D" w14:paraId="13A76846" w14:textId="77777777" w:rsidTr="00D35355">
        <w:trPr>
          <w:tblHeader/>
        </w:trPr>
        <w:tc>
          <w:tcPr>
            <w:tcW w:w="2337" w:type="dxa"/>
          </w:tcPr>
          <w:p w14:paraId="1F9CEAF4" w14:textId="77777777" w:rsidR="00D56E3D" w:rsidRDefault="00D56E3D" w:rsidP="00D35355">
            <w:pPr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Version</w:t>
            </w:r>
          </w:p>
        </w:tc>
        <w:tc>
          <w:tcPr>
            <w:tcW w:w="2337" w:type="dxa"/>
          </w:tcPr>
          <w:p w14:paraId="61EE68E2" w14:textId="77777777" w:rsidR="00D56E3D" w:rsidRDefault="00D56E3D" w:rsidP="00D35355">
            <w:pPr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Date</w:t>
            </w:r>
          </w:p>
        </w:tc>
        <w:tc>
          <w:tcPr>
            <w:tcW w:w="2338" w:type="dxa"/>
          </w:tcPr>
          <w:p w14:paraId="123A8291" w14:textId="77777777" w:rsidR="00D56E3D" w:rsidRDefault="00D56E3D" w:rsidP="00D35355">
            <w:pPr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Amended by</w:t>
            </w:r>
          </w:p>
        </w:tc>
        <w:tc>
          <w:tcPr>
            <w:tcW w:w="2338" w:type="dxa"/>
          </w:tcPr>
          <w:p w14:paraId="69AFADB2" w14:textId="77777777" w:rsidR="00D56E3D" w:rsidRDefault="00D56E3D" w:rsidP="00D35355">
            <w:pPr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Summary of Changes</w:t>
            </w:r>
          </w:p>
        </w:tc>
      </w:tr>
      <w:tr w:rsidR="00D56E3D" w14:paraId="3ADCC67D" w14:textId="77777777" w:rsidTr="00D35355">
        <w:trPr>
          <w:tblHeader/>
        </w:trPr>
        <w:tc>
          <w:tcPr>
            <w:tcW w:w="2337" w:type="dxa"/>
          </w:tcPr>
          <w:p w14:paraId="1857FA68" w14:textId="77777777" w:rsidR="00D56E3D" w:rsidRDefault="00D56E3D" w:rsidP="00D35355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0.1</w:t>
            </w:r>
          </w:p>
        </w:tc>
        <w:tc>
          <w:tcPr>
            <w:tcW w:w="2337" w:type="dxa"/>
          </w:tcPr>
          <w:p w14:paraId="022E2B5F" w14:textId="20D13C61" w:rsidR="00D56E3D" w:rsidRDefault="00A80904" w:rsidP="00D35355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04</w:t>
            </w:r>
            <w:r w:rsidR="00D56E3D">
              <w:rPr>
                <w:rFonts w:ascii="Calibri" w:eastAsia="Calibri" w:hAnsi="Calibri" w:cs="Calibri"/>
              </w:rPr>
              <w:t xml:space="preserve"> </w:t>
            </w:r>
            <w:r w:rsidR="00BA10A3">
              <w:rPr>
                <w:rFonts w:ascii="Calibri" w:eastAsia="Calibri" w:hAnsi="Calibri" w:cs="Calibri"/>
              </w:rPr>
              <w:t>April</w:t>
            </w:r>
            <w:r w:rsidR="00D56E3D">
              <w:rPr>
                <w:rFonts w:ascii="Calibri" w:eastAsia="Calibri" w:hAnsi="Calibri" w:cs="Calibri"/>
              </w:rPr>
              <w:t xml:space="preserve"> 2022</w:t>
            </w:r>
          </w:p>
        </w:tc>
        <w:tc>
          <w:tcPr>
            <w:tcW w:w="2338" w:type="dxa"/>
          </w:tcPr>
          <w:p w14:paraId="404288D8" w14:textId="7C9B0974" w:rsidR="00D56E3D" w:rsidRDefault="00B84AE7" w:rsidP="00D35355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Liu Yuancheng</w:t>
            </w:r>
          </w:p>
        </w:tc>
        <w:tc>
          <w:tcPr>
            <w:tcW w:w="2338" w:type="dxa"/>
          </w:tcPr>
          <w:p w14:paraId="53889C30" w14:textId="1EC66C80" w:rsidR="00D56E3D" w:rsidRDefault="00B84AE7" w:rsidP="00D35355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Init the doc draft.</w:t>
            </w:r>
          </w:p>
        </w:tc>
      </w:tr>
    </w:tbl>
    <w:p w14:paraId="25A7BD5A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2F17F259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44B91334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0B2287B0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46BC1D97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39C7FB9A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480C234E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14B33171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397C882E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7981152A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6815DEE5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2A14F419" w14:textId="77777777" w:rsidR="00D56E3D" w:rsidRDefault="00D56E3D" w:rsidP="00D56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095F8D43" w14:textId="6C8B1DEA" w:rsidR="00106D82" w:rsidRDefault="00D80B6F"/>
    <w:p w14:paraId="30078DB3" w14:textId="2CD3D0E3" w:rsidR="007358AF" w:rsidRDefault="007358AF"/>
    <w:p w14:paraId="55016B88" w14:textId="32871CCB" w:rsidR="007358AF" w:rsidRDefault="007358AF"/>
    <w:p w14:paraId="0468702A" w14:textId="35A3BB9F" w:rsidR="007358AF" w:rsidRDefault="007358AF"/>
    <w:p w14:paraId="65619DB9" w14:textId="6CECAFAD" w:rsidR="007358AF" w:rsidRDefault="007358AF"/>
    <w:p w14:paraId="4F1C6826" w14:textId="0FD44DA7" w:rsidR="007358AF" w:rsidRDefault="007358AF"/>
    <w:p w14:paraId="5EB3BCF5" w14:textId="3064F32C" w:rsidR="007358AF" w:rsidRDefault="007358AF"/>
    <w:p w14:paraId="2BD1B59A" w14:textId="2730ADE3" w:rsidR="007358AF" w:rsidRDefault="007358AF"/>
    <w:p w14:paraId="118BA83F" w14:textId="35C23701" w:rsidR="007358AF" w:rsidRDefault="007358AF"/>
    <w:p w14:paraId="76C4EB17" w14:textId="7B7BC75D" w:rsidR="007358AF" w:rsidRDefault="007358AF"/>
    <w:p w14:paraId="569C3E49" w14:textId="430E47F7" w:rsidR="007358AF" w:rsidRDefault="007358AF"/>
    <w:p w14:paraId="15EBB995" w14:textId="0F3B3D5B" w:rsidR="007358AF" w:rsidRDefault="007358AF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zh-CN"/>
        </w:rPr>
        <w:id w:val="11843977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599FBF" w14:textId="41EC5A2C" w:rsidR="00CB4ADA" w:rsidRDefault="00CB4ADA">
          <w:pPr>
            <w:pStyle w:val="TOCHeading"/>
          </w:pPr>
          <w:r>
            <w:t>Contents</w:t>
          </w:r>
        </w:p>
        <w:p w14:paraId="44723FEA" w14:textId="6809D332" w:rsidR="00E11D80" w:rsidRDefault="00CB4ADA">
          <w:pPr>
            <w:pStyle w:val="TOC1"/>
            <w:tabs>
              <w:tab w:val="right" w:leader="dot" w:pos="9016"/>
            </w:tabs>
            <w:rPr>
              <w:ins w:id="2" w:author="Liu yuancheng" w:date="2022-04-07T23:47:00Z"/>
              <w:rFonts w:cstheme="minorBidi"/>
              <w:noProof/>
              <w:lang w:val="en-SG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3" w:author="Liu yuancheng" w:date="2022-04-07T23:47:00Z">
            <w:r w:rsidR="00E11D80" w:rsidRPr="000707C6">
              <w:rPr>
                <w:rStyle w:val="Hyperlink"/>
                <w:noProof/>
              </w:rPr>
              <w:fldChar w:fldCharType="begin"/>
            </w:r>
            <w:r w:rsidR="00E11D80" w:rsidRPr="000707C6">
              <w:rPr>
                <w:rStyle w:val="Hyperlink"/>
                <w:noProof/>
              </w:rPr>
              <w:instrText xml:space="preserve"> </w:instrText>
            </w:r>
            <w:r w:rsidR="00E11D80">
              <w:rPr>
                <w:noProof/>
              </w:rPr>
              <w:instrText>HYPERLINK \l "_Toc100267648"</w:instrText>
            </w:r>
            <w:r w:rsidR="00E11D80" w:rsidRPr="000707C6">
              <w:rPr>
                <w:rStyle w:val="Hyperlink"/>
                <w:noProof/>
              </w:rPr>
              <w:instrText xml:space="preserve"> </w:instrText>
            </w:r>
            <w:r w:rsidR="00E11D80" w:rsidRPr="000707C6">
              <w:rPr>
                <w:rStyle w:val="Hyperlink"/>
                <w:noProof/>
              </w:rPr>
              <w:fldChar w:fldCharType="separate"/>
            </w:r>
            <w:r w:rsidR="00E11D80" w:rsidRPr="000707C6">
              <w:rPr>
                <w:rStyle w:val="Hyperlink"/>
                <w:noProof/>
              </w:rPr>
              <w:t>Version Control</w:t>
            </w:r>
            <w:r w:rsidR="00E11D80">
              <w:rPr>
                <w:noProof/>
                <w:webHidden/>
              </w:rPr>
              <w:tab/>
            </w:r>
            <w:r w:rsidR="00E11D80">
              <w:rPr>
                <w:noProof/>
                <w:webHidden/>
              </w:rPr>
              <w:fldChar w:fldCharType="begin"/>
            </w:r>
            <w:r w:rsidR="00E11D80">
              <w:rPr>
                <w:noProof/>
                <w:webHidden/>
              </w:rPr>
              <w:instrText xml:space="preserve"> PAGEREF _Toc100267648 \h </w:instrText>
            </w:r>
          </w:ins>
          <w:r w:rsidR="00E11D80">
            <w:rPr>
              <w:noProof/>
              <w:webHidden/>
            </w:rPr>
          </w:r>
          <w:r w:rsidR="00E11D80">
            <w:rPr>
              <w:noProof/>
              <w:webHidden/>
            </w:rPr>
            <w:fldChar w:fldCharType="separate"/>
          </w:r>
          <w:ins w:id="4" w:author="Liu yuancheng" w:date="2022-04-07T23:47:00Z">
            <w:r w:rsidR="00E11D80">
              <w:rPr>
                <w:noProof/>
                <w:webHidden/>
              </w:rPr>
              <w:t>2</w:t>
            </w:r>
            <w:r w:rsidR="00E11D80">
              <w:rPr>
                <w:noProof/>
                <w:webHidden/>
              </w:rPr>
              <w:fldChar w:fldCharType="end"/>
            </w:r>
            <w:r w:rsidR="00E11D80" w:rsidRPr="000707C6">
              <w:rPr>
                <w:rStyle w:val="Hyperlink"/>
                <w:noProof/>
              </w:rPr>
              <w:fldChar w:fldCharType="end"/>
            </w:r>
          </w:ins>
        </w:p>
        <w:p w14:paraId="6E0AD197" w14:textId="4A1FD152" w:rsidR="00E11D80" w:rsidRDefault="00E11D80">
          <w:pPr>
            <w:pStyle w:val="TOC1"/>
            <w:tabs>
              <w:tab w:val="right" w:leader="dot" w:pos="9016"/>
            </w:tabs>
            <w:rPr>
              <w:ins w:id="5" w:author="Liu yuancheng" w:date="2022-04-07T23:47:00Z"/>
              <w:rFonts w:cstheme="minorBidi"/>
              <w:noProof/>
              <w:lang w:val="en-SG" w:eastAsia="zh-CN"/>
            </w:rPr>
          </w:pPr>
          <w:ins w:id="6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"_Toc100267649"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_Toc100267649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" w:author="Liu yuancheng" w:date="2022-04-07T23:47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3017890A" w14:textId="3FE2FF74" w:rsidR="00E11D80" w:rsidRDefault="00E11D80">
          <w:pPr>
            <w:pStyle w:val="TOC1"/>
            <w:tabs>
              <w:tab w:val="right" w:leader="dot" w:pos="9016"/>
            </w:tabs>
            <w:rPr>
              <w:ins w:id="8" w:author="Liu yuancheng" w:date="2022-04-07T23:47:00Z"/>
              <w:rFonts w:cstheme="minorBidi"/>
              <w:noProof/>
              <w:lang w:val="en-SG" w:eastAsia="zh-CN"/>
            </w:rPr>
          </w:pPr>
          <w:ins w:id="9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"_Toc100267650"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2. Windows VM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" w:author="Liu yuancheng" w:date="2022-04-07T23:47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11F10FCA" w14:textId="49D8282F" w:rsidR="00E11D80" w:rsidRDefault="00E11D80">
          <w:pPr>
            <w:pStyle w:val="TOC2"/>
            <w:tabs>
              <w:tab w:val="right" w:leader="dot" w:pos="9016"/>
            </w:tabs>
            <w:rPr>
              <w:ins w:id="11" w:author="Liu yuancheng" w:date="2022-04-07T23:47:00Z"/>
              <w:rFonts w:cstheme="minorBidi"/>
              <w:noProof/>
              <w:lang w:val="en-SG" w:eastAsia="zh-CN"/>
            </w:rPr>
          </w:pPr>
          <w:ins w:id="12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"_Toc100267651"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2.1 Login the NCL OpenStack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3" w:author="Liu yuancheng" w:date="2022-04-07T23:47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67F772FA" w14:textId="69E4637A" w:rsidR="00E11D80" w:rsidRDefault="00E11D80">
          <w:pPr>
            <w:pStyle w:val="TOC2"/>
            <w:tabs>
              <w:tab w:val="right" w:leader="dot" w:pos="9016"/>
            </w:tabs>
            <w:rPr>
              <w:ins w:id="14" w:author="Liu yuancheng" w:date="2022-04-07T23:47:00Z"/>
              <w:rFonts w:cstheme="minorBidi"/>
              <w:noProof/>
              <w:lang w:val="en-SG" w:eastAsia="zh-CN"/>
            </w:rPr>
          </w:pPr>
          <w:ins w:id="15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"_Toc100267652"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2.2 Create an Instance with Windows-VM-Image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6" w:author="Liu yuancheng" w:date="2022-04-07T23:47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1B02BC4F" w14:textId="7FCD5DD6" w:rsidR="00E11D80" w:rsidRDefault="00E11D80">
          <w:pPr>
            <w:pStyle w:val="TOC3"/>
            <w:tabs>
              <w:tab w:val="right" w:leader="dot" w:pos="9016"/>
            </w:tabs>
            <w:rPr>
              <w:ins w:id="17" w:author="Liu yuancheng" w:date="2022-04-07T23:47:00Z"/>
              <w:rFonts w:cstheme="minorBidi"/>
              <w:noProof/>
              <w:lang w:val="en-SG" w:eastAsia="zh-CN"/>
            </w:rPr>
          </w:pPr>
          <w:ins w:id="18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"_Toc100267653"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2.2.1 Access the Instance Creation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9" w:author="Liu yuancheng" w:date="2022-04-07T23:47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52FEF438" w14:textId="58658C1B" w:rsidR="00E11D80" w:rsidRDefault="00E11D80">
          <w:pPr>
            <w:pStyle w:val="TOC3"/>
            <w:tabs>
              <w:tab w:val="right" w:leader="dot" w:pos="9016"/>
            </w:tabs>
            <w:rPr>
              <w:ins w:id="20" w:author="Liu yuancheng" w:date="2022-04-07T23:47:00Z"/>
              <w:rFonts w:cstheme="minorBidi"/>
              <w:noProof/>
              <w:lang w:val="en-SG" w:eastAsia="zh-CN"/>
            </w:rPr>
          </w:pPr>
          <w:ins w:id="21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"_Toc100267654"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2.2.2 Create an Instance with Windows-VM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2" w:author="Liu yuancheng" w:date="2022-04-07T23:47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19EBFA2A" w14:textId="47204B21" w:rsidR="00E11D80" w:rsidRDefault="00E11D80">
          <w:pPr>
            <w:pStyle w:val="TOC2"/>
            <w:tabs>
              <w:tab w:val="right" w:leader="dot" w:pos="9016"/>
            </w:tabs>
            <w:rPr>
              <w:ins w:id="23" w:author="Liu yuancheng" w:date="2022-04-07T23:47:00Z"/>
              <w:rFonts w:cstheme="minorBidi"/>
              <w:noProof/>
              <w:lang w:val="en-SG" w:eastAsia="zh-CN"/>
            </w:rPr>
          </w:pPr>
          <w:ins w:id="24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"_Toc100267655"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2.3 Config the Windows VM Security Access [Optional]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5" w:author="Liu yuancheng" w:date="2022-04-07T23:47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0CE8CD5D" w14:textId="64BEF437" w:rsidR="00E11D80" w:rsidRDefault="00E11D80">
          <w:pPr>
            <w:pStyle w:val="TOC3"/>
            <w:tabs>
              <w:tab w:val="right" w:leader="dot" w:pos="9016"/>
            </w:tabs>
            <w:rPr>
              <w:ins w:id="26" w:author="Liu yuancheng" w:date="2022-04-07T23:47:00Z"/>
              <w:rFonts w:cstheme="minorBidi"/>
              <w:noProof/>
              <w:lang w:val="en-SG" w:eastAsia="zh-CN"/>
            </w:rPr>
          </w:pPr>
          <w:ins w:id="27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"_Toc100267656"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2.3.1 Config the Instance Network Security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8" w:author="Liu yuancheng" w:date="2022-04-07T23:47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5A1B33CA" w14:textId="57C1A595" w:rsidR="00E11D80" w:rsidRDefault="00E11D80">
          <w:pPr>
            <w:pStyle w:val="TOC3"/>
            <w:tabs>
              <w:tab w:val="right" w:leader="dot" w:pos="9016"/>
            </w:tabs>
            <w:rPr>
              <w:ins w:id="29" w:author="Liu yuancheng" w:date="2022-04-07T23:47:00Z"/>
              <w:rFonts w:cstheme="minorBidi"/>
              <w:noProof/>
              <w:lang w:val="en-SG" w:eastAsia="zh-CN"/>
            </w:rPr>
          </w:pPr>
          <w:ins w:id="30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"_Toc100267657"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2.3.2 Check the Windows-VM running [Optional]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1" w:author="Liu yuancheng" w:date="2022-04-07T23:47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609E9F67" w14:textId="3E05B8E7" w:rsidR="00E11D80" w:rsidRDefault="00E11D80">
          <w:pPr>
            <w:pStyle w:val="TOC1"/>
            <w:tabs>
              <w:tab w:val="right" w:leader="dot" w:pos="9016"/>
            </w:tabs>
            <w:rPr>
              <w:ins w:id="32" w:author="Liu yuancheng" w:date="2022-04-07T23:47:00Z"/>
              <w:rFonts w:cstheme="minorBidi"/>
              <w:noProof/>
              <w:lang w:val="en-SG" w:eastAsia="zh-CN"/>
            </w:rPr>
          </w:pPr>
          <w:ins w:id="33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"_Toc100267658"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3. Remote Access the Windows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4" w:author="Liu yuancheng" w:date="2022-04-07T23:47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40561626" w14:textId="3D67CE8C" w:rsidR="00E11D80" w:rsidRDefault="00E11D80">
          <w:pPr>
            <w:pStyle w:val="TOC1"/>
            <w:tabs>
              <w:tab w:val="right" w:leader="dot" w:pos="9016"/>
            </w:tabs>
            <w:rPr>
              <w:ins w:id="35" w:author="Liu yuancheng" w:date="2022-04-07T23:47:00Z"/>
              <w:rFonts w:cstheme="minorBidi"/>
              <w:noProof/>
              <w:lang w:val="en-SG" w:eastAsia="zh-CN"/>
            </w:rPr>
          </w:pPr>
          <w:ins w:id="36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"_Toc100267659"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  <w:shd w:val="clear" w:color="auto" w:fill="FFFFFF"/>
              </w:rPr>
              <w:t>4.File Transfer [Optional]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_Toc100267659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7" w:author="Liu yuancheng" w:date="2022-04-07T23:47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419C8094" w14:textId="115218CA" w:rsidR="00E11D80" w:rsidRDefault="00E11D80">
          <w:pPr>
            <w:pStyle w:val="TOC1"/>
            <w:tabs>
              <w:tab w:val="right" w:leader="dot" w:pos="9016"/>
            </w:tabs>
            <w:rPr>
              <w:ins w:id="38" w:author="Liu yuancheng" w:date="2022-04-07T23:47:00Z"/>
              <w:rFonts w:cstheme="minorBidi"/>
              <w:noProof/>
              <w:lang w:val="en-SG" w:eastAsia="zh-CN"/>
            </w:rPr>
          </w:pPr>
          <w:ins w:id="39" w:author="Liu yuancheng" w:date="2022-04-07T23:47:00Z">
            <w:r w:rsidRPr="000707C6">
              <w:rPr>
                <w:rStyle w:val="Hyperlink"/>
                <w:noProof/>
              </w:rPr>
              <w:fldChar w:fldCharType="begin"/>
            </w:r>
            <w:r w:rsidRPr="000707C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"_Toc100267660"</w:instrText>
            </w:r>
            <w:r w:rsidRPr="000707C6">
              <w:rPr>
                <w:rStyle w:val="Hyperlink"/>
                <w:noProof/>
              </w:rPr>
              <w:instrText xml:space="preserve"> </w:instrText>
            </w:r>
            <w:r w:rsidRPr="000707C6">
              <w:rPr>
                <w:rStyle w:val="Hyperlink"/>
                <w:noProof/>
              </w:rPr>
              <w:fldChar w:fldCharType="separate"/>
            </w:r>
            <w:r w:rsidRPr="000707C6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_Toc100267660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0" w:author="Liu yuancheng" w:date="2022-04-07T23:47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0707C6">
              <w:rPr>
                <w:rStyle w:val="Hyperlink"/>
                <w:noProof/>
              </w:rPr>
              <w:fldChar w:fldCharType="end"/>
            </w:r>
          </w:ins>
        </w:p>
        <w:p w14:paraId="0117B67B" w14:textId="2BFD8043" w:rsidR="00E014AD" w:rsidDel="00E11D80" w:rsidRDefault="00E014AD">
          <w:pPr>
            <w:pStyle w:val="TOC1"/>
            <w:tabs>
              <w:tab w:val="right" w:leader="dot" w:pos="9016"/>
            </w:tabs>
            <w:rPr>
              <w:ins w:id="41" w:author="Xu Jia" w:date="2022-04-07T21:39:00Z"/>
              <w:del w:id="42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43" w:author="Xu Jia" w:date="2022-04-07T21:39:00Z">
            <w:del w:id="44" w:author="Liu yuancheng" w:date="2022-04-07T23:47:00Z">
              <w:r w:rsidRPr="00E11D80" w:rsidDel="00E11D80">
                <w:rPr>
                  <w:rStyle w:val="Hyperlink"/>
                  <w:noProof/>
                </w:rPr>
                <w:delText>Version Control</w:delText>
              </w:r>
              <w:r w:rsidDel="00E11D80">
                <w:rPr>
                  <w:noProof/>
                  <w:webHidden/>
                </w:rPr>
                <w:tab/>
                <w:delText>2</w:delText>
              </w:r>
            </w:del>
          </w:ins>
        </w:p>
        <w:p w14:paraId="05C0366C" w14:textId="6F64C369" w:rsidR="00E014AD" w:rsidDel="00E11D80" w:rsidRDefault="00E014AD">
          <w:pPr>
            <w:pStyle w:val="TOC1"/>
            <w:tabs>
              <w:tab w:val="right" w:leader="dot" w:pos="9016"/>
            </w:tabs>
            <w:rPr>
              <w:ins w:id="45" w:author="Xu Jia" w:date="2022-04-07T21:39:00Z"/>
              <w:del w:id="46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47" w:author="Xu Jia" w:date="2022-04-07T21:39:00Z">
            <w:del w:id="48" w:author="Liu yuancheng" w:date="2022-04-07T23:47:00Z">
              <w:r w:rsidRPr="00E11D80" w:rsidDel="00E11D80">
                <w:rPr>
                  <w:rStyle w:val="Hyperlink"/>
                  <w:noProof/>
                </w:rPr>
                <w:delText>1. Introduction</w:delText>
              </w:r>
              <w:r w:rsidDel="00E11D80">
                <w:rPr>
                  <w:noProof/>
                  <w:webHidden/>
                </w:rPr>
                <w:tab/>
                <w:delText>4</w:delText>
              </w:r>
            </w:del>
          </w:ins>
        </w:p>
        <w:p w14:paraId="39F48761" w14:textId="61B7DCAB" w:rsidR="00E014AD" w:rsidDel="00E11D80" w:rsidRDefault="00E014AD">
          <w:pPr>
            <w:pStyle w:val="TOC1"/>
            <w:tabs>
              <w:tab w:val="right" w:leader="dot" w:pos="9016"/>
            </w:tabs>
            <w:rPr>
              <w:ins w:id="49" w:author="Xu Jia" w:date="2022-04-07T21:39:00Z"/>
              <w:del w:id="50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51" w:author="Xu Jia" w:date="2022-04-07T21:39:00Z">
            <w:del w:id="52" w:author="Liu yuancheng" w:date="2022-04-07T23:47:00Z">
              <w:r w:rsidRPr="00E11D80" w:rsidDel="00E11D80">
                <w:rPr>
                  <w:rStyle w:val="Hyperlink"/>
                  <w:noProof/>
                </w:rPr>
                <w:delText>2. Windows VM Creation</w:delText>
              </w:r>
              <w:r w:rsidDel="00E11D80">
                <w:rPr>
                  <w:noProof/>
                  <w:webHidden/>
                </w:rPr>
                <w:tab/>
                <w:delText>5</w:delText>
              </w:r>
            </w:del>
          </w:ins>
        </w:p>
        <w:p w14:paraId="74FA77C6" w14:textId="440A13CD" w:rsidR="00E014AD" w:rsidDel="00E11D80" w:rsidRDefault="00E014AD">
          <w:pPr>
            <w:pStyle w:val="TOC2"/>
            <w:tabs>
              <w:tab w:val="right" w:leader="dot" w:pos="9016"/>
            </w:tabs>
            <w:rPr>
              <w:ins w:id="53" w:author="Xu Jia" w:date="2022-04-07T21:39:00Z"/>
              <w:del w:id="54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55" w:author="Xu Jia" w:date="2022-04-07T21:39:00Z">
            <w:del w:id="56" w:author="Liu yuancheng" w:date="2022-04-07T23:47:00Z">
              <w:r w:rsidRPr="00E11D80" w:rsidDel="00E11D80">
                <w:rPr>
                  <w:rStyle w:val="Hyperlink"/>
                  <w:noProof/>
                </w:rPr>
                <w:delText>2.1 Login the NCL OpenStack Platform</w:delText>
              </w:r>
              <w:r w:rsidDel="00E11D80">
                <w:rPr>
                  <w:noProof/>
                  <w:webHidden/>
                </w:rPr>
                <w:tab/>
                <w:delText>5</w:delText>
              </w:r>
            </w:del>
          </w:ins>
        </w:p>
        <w:p w14:paraId="47D1D839" w14:textId="01F715EE" w:rsidR="00E014AD" w:rsidDel="00E11D80" w:rsidRDefault="00E014AD">
          <w:pPr>
            <w:pStyle w:val="TOC2"/>
            <w:tabs>
              <w:tab w:val="right" w:leader="dot" w:pos="9016"/>
            </w:tabs>
            <w:rPr>
              <w:ins w:id="57" w:author="Xu Jia" w:date="2022-04-07T21:39:00Z"/>
              <w:del w:id="58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59" w:author="Xu Jia" w:date="2022-04-07T21:39:00Z">
            <w:del w:id="60" w:author="Liu yuancheng" w:date="2022-04-07T23:47:00Z">
              <w:r w:rsidRPr="00E11D80" w:rsidDel="00E11D80">
                <w:rPr>
                  <w:rStyle w:val="Hyperlink"/>
                  <w:noProof/>
                </w:rPr>
                <w:delText>2.2 Create an Instance with Windows-VM-Image</w:delText>
              </w:r>
              <w:r w:rsidDel="00E11D80">
                <w:rPr>
                  <w:noProof/>
                  <w:webHidden/>
                </w:rPr>
                <w:tab/>
                <w:delText>6</w:delText>
              </w:r>
            </w:del>
          </w:ins>
        </w:p>
        <w:p w14:paraId="5860CEC2" w14:textId="3BD250FA" w:rsidR="00E014AD" w:rsidDel="00E11D80" w:rsidRDefault="00E014AD">
          <w:pPr>
            <w:pStyle w:val="TOC3"/>
            <w:tabs>
              <w:tab w:val="right" w:leader="dot" w:pos="9016"/>
            </w:tabs>
            <w:rPr>
              <w:ins w:id="61" w:author="Xu Jia" w:date="2022-04-07T21:39:00Z"/>
              <w:del w:id="62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63" w:author="Xu Jia" w:date="2022-04-07T21:39:00Z">
            <w:del w:id="64" w:author="Liu yuancheng" w:date="2022-04-07T23:47:00Z">
              <w:r w:rsidRPr="00E11D80" w:rsidDel="00E11D80">
                <w:rPr>
                  <w:rStyle w:val="Hyperlink"/>
                  <w:noProof/>
                </w:rPr>
                <w:delText>2.2.1 Access the Instance Creation Page</w:delText>
              </w:r>
              <w:r w:rsidDel="00E11D80">
                <w:rPr>
                  <w:noProof/>
                  <w:webHidden/>
                </w:rPr>
                <w:tab/>
                <w:delText>6</w:delText>
              </w:r>
            </w:del>
          </w:ins>
        </w:p>
        <w:p w14:paraId="14E8D055" w14:textId="3368F64E" w:rsidR="00E014AD" w:rsidDel="00E11D80" w:rsidRDefault="00E014AD">
          <w:pPr>
            <w:pStyle w:val="TOC3"/>
            <w:tabs>
              <w:tab w:val="right" w:leader="dot" w:pos="9016"/>
            </w:tabs>
            <w:rPr>
              <w:ins w:id="65" w:author="Xu Jia" w:date="2022-04-07T21:39:00Z"/>
              <w:del w:id="66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67" w:author="Xu Jia" w:date="2022-04-07T21:39:00Z">
            <w:del w:id="68" w:author="Liu yuancheng" w:date="2022-04-07T23:47:00Z">
              <w:r w:rsidRPr="00E11D80" w:rsidDel="00E11D80">
                <w:rPr>
                  <w:rStyle w:val="Hyperlink"/>
                  <w:noProof/>
                </w:rPr>
                <w:delText>2.2.2 Create an Instance with Windows-VM Image</w:delText>
              </w:r>
              <w:r w:rsidDel="00E11D80">
                <w:rPr>
                  <w:noProof/>
                  <w:webHidden/>
                </w:rPr>
                <w:tab/>
                <w:delText>6</w:delText>
              </w:r>
            </w:del>
          </w:ins>
        </w:p>
        <w:p w14:paraId="428CF6EA" w14:textId="71D76F39" w:rsidR="00E014AD" w:rsidDel="00E11D80" w:rsidRDefault="00E014AD">
          <w:pPr>
            <w:pStyle w:val="TOC2"/>
            <w:tabs>
              <w:tab w:val="right" w:leader="dot" w:pos="9016"/>
            </w:tabs>
            <w:rPr>
              <w:ins w:id="69" w:author="Xu Jia" w:date="2022-04-07T21:39:00Z"/>
              <w:del w:id="70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71" w:author="Xu Jia" w:date="2022-04-07T21:39:00Z">
            <w:del w:id="72" w:author="Liu yuancheng" w:date="2022-04-07T23:47:00Z">
              <w:r w:rsidRPr="00E11D80" w:rsidDel="00E11D80">
                <w:rPr>
                  <w:rStyle w:val="Hyperlink"/>
                  <w:noProof/>
                </w:rPr>
                <w:delText>2.3 Config the Windows VM Security Access</w:delText>
              </w:r>
              <w:r w:rsidDel="00E11D80">
                <w:rPr>
                  <w:noProof/>
                  <w:webHidden/>
                </w:rPr>
                <w:tab/>
                <w:delText>11</w:delText>
              </w:r>
            </w:del>
          </w:ins>
        </w:p>
        <w:p w14:paraId="34E94507" w14:textId="2A6736CA" w:rsidR="00E014AD" w:rsidDel="00E11D80" w:rsidRDefault="00E014AD">
          <w:pPr>
            <w:pStyle w:val="TOC3"/>
            <w:tabs>
              <w:tab w:val="right" w:leader="dot" w:pos="9016"/>
            </w:tabs>
            <w:rPr>
              <w:ins w:id="73" w:author="Xu Jia" w:date="2022-04-07T21:39:00Z"/>
              <w:del w:id="74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75" w:author="Xu Jia" w:date="2022-04-07T21:39:00Z">
            <w:del w:id="76" w:author="Liu yuancheng" w:date="2022-04-07T23:47:00Z">
              <w:r w:rsidRPr="00E11D80" w:rsidDel="00E11D80">
                <w:rPr>
                  <w:rStyle w:val="Hyperlink"/>
                  <w:noProof/>
                </w:rPr>
                <w:delText>2.3.1 Config the Instance Network Security Group</w:delText>
              </w:r>
              <w:r w:rsidDel="00E11D80">
                <w:rPr>
                  <w:noProof/>
                  <w:webHidden/>
                </w:rPr>
                <w:tab/>
                <w:delText>11</w:delText>
              </w:r>
            </w:del>
          </w:ins>
        </w:p>
        <w:p w14:paraId="7409E519" w14:textId="381F2DD9" w:rsidR="00E014AD" w:rsidDel="00E11D80" w:rsidRDefault="00E014AD">
          <w:pPr>
            <w:pStyle w:val="TOC3"/>
            <w:tabs>
              <w:tab w:val="right" w:leader="dot" w:pos="9016"/>
            </w:tabs>
            <w:rPr>
              <w:ins w:id="77" w:author="Xu Jia" w:date="2022-04-07T21:39:00Z"/>
              <w:del w:id="78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79" w:author="Xu Jia" w:date="2022-04-07T21:39:00Z">
            <w:del w:id="80" w:author="Liu yuancheng" w:date="2022-04-07T23:47:00Z">
              <w:r w:rsidRPr="00E11D80" w:rsidDel="00E11D80">
                <w:rPr>
                  <w:rStyle w:val="Hyperlink"/>
                  <w:noProof/>
                </w:rPr>
                <w:delText>2.3.2 Check the Windows-VM running [Optional]</w:delText>
              </w:r>
              <w:r w:rsidDel="00E11D80">
                <w:rPr>
                  <w:noProof/>
                  <w:webHidden/>
                </w:rPr>
                <w:tab/>
                <w:delText>12</w:delText>
              </w:r>
            </w:del>
          </w:ins>
        </w:p>
        <w:p w14:paraId="3AA6DBD4" w14:textId="1F7B90DD" w:rsidR="00E014AD" w:rsidDel="00E11D80" w:rsidRDefault="00E014AD">
          <w:pPr>
            <w:pStyle w:val="TOC1"/>
            <w:tabs>
              <w:tab w:val="right" w:leader="dot" w:pos="9016"/>
            </w:tabs>
            <w:rPr>
              <w:ins w:id="81" w:author="Xu Jia" w:date="2022-04-07T21:39:00Z"/>
              <w:del w:id="82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83" w:author="Xu Jia" w:date="2022-04-07T21:39:00Z">
            <w:del w:id="84" w:author="Liu yuancheng" w:date="2022-04-07T23:47:00Z">
              <w:r w:rsidRPr="00E11D80" w:rsidDel="00E11D80">
                <w:rPr>
                  <w:rStyle w:val="Hyperlink"/>
                  <w:noProof/>
                </w:rPr>
                <w:delText>3. Remote Access the Windows VM</w:delText>
              </w:r>
              <w:r w:rsidDel="00E11D80">
                <w:rPr>
                  <w:noProof/>
                  <w:webHidden/>
                </w:rPr>
                <w:tab/>
                <w:delText>13</w:delText>
              </w:r>
            </w:del>
          </w:ins>
        </w:p>
        <w:p w14:paraId="2E4C35A6" w14:textId="0DF6E453" w:rsidR="00E014AD" w:rsidDel="00E11D80" w:rsidRDefault="00E014AD">
          <w:pPr>
            <w:pStyle w:val="TOC1"/>
            <w:tabs>
              <w:tab w:val="right" w:leader="dot" w:pos="9016"/>
            </w:tabs>
            <w:rPr>
              <w:ins w:id="85" w:author="Xu Jia" w:date="2022-04-07T21:39:00Z"/>
              <w:del w:id="86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87" w:author="Xu Jia" w:date="2022-04-07T21:39:00Z">
            <w:del w:id="88" w:author="Liu yuancheng" w:date="2022-04-07T23:47:00Z">
              <w:r w:rsidRPr="00E11D80" w:rsidDel="00E11D80">
                <w:rPr>
                  <w:rStyle w:val="Hyperlink"/>
                  <w:noProof/>
                  <w:shd w:val="clear" w:color="auto" w:fill="FFFFFF"/>
                </w:rPr>
                <w:delText>4.File Transfer [Optional]</w:delText>
              </w:r>
              <w:r w:rsidDel="00E11D80">
                <w:rPr>
                  <w:noProof/>
                  <w:webHidden/>
                </w:rPr>
                <w:tab/>
                <w:delText>15</w:delText>
              </w:r>
            </w:del>
          </w:ins>
        </w:p>
        <w:p w14:paraId="3CB2EEC8" w14:textId="076A625A" w:rsidR="00E014AD" w:rsidDel="00E11D80" w:rsidRDefault="00E014AD">
          <w:pPr>
            <w:pStyle w:val="TOC1"/>
            <w:tabs>
              <w:tab w:val="right" w:leader="dot" w:pos="9016"/>
            </w:tabs>
            <w:rPr>
              <w:ins w:id="89" w:author="Xu Jia" w:date="2022-04-07T21:39:00Z"/>
              <w:del w:id="90" w:author="Liu yuancheng" w:date="2022-04-07T23:47:00Z"/>
              <w:rFonts w:cstheme="minorBidi"/>
              <w:noProof/>
              <w:sz w:val="24"/>
              <w:szCs w:val="24"/>
              <w:lang w:val="en-SG" w:eastAsia="zh-CN"/>
            </w:rPr>
          </w:pPr>
          <w:ins w:id="91" w:author="Xu Jia" w:date="2022-04-07T21:39:00Z">
            <w:del w:id="92" w:author="Liu yuancheng" w:date="2022-04-07T23:47:00Z">
              <w:r w:rsidRPr="00E11D80" w:rsidDel="00E11D80">
                <w:rPr>
                  <w:rStyle w:val="Hyperlink"/>
                  <w:noProof/>
                </w:rPr>
                <w:delText>Appendix</w:delText>
              </w:r>
              <w:r w:rsidDel="00E11D80">
                <w:rPr>
                  <w:noProof/>
                  <w:webHidden/>
                </w:rPr>
                <w:tab/>
                <w:delText>17</w:delText>
              </w:r>
            </w:del>
          </w:ins>
        </w:p>
        <w:p w14:paraId="2C26973C" w14:textId="377F4174" w:rsidR="00757BA9" w:rsidDel="00E11D80" w:rsidRDefault="00757BA9">
          <w:pPr>
            <w:pStyle w:val="TOC1"/>
            <w:tabs>
              <w:tab w:val="right" w:leader="dot" w:pos="9016"/>
            </w:tabs>
            <w:rPr>
              <w:del w:id="93" w:author="Liu yuancheng" w:date="2022-04-07T23:47:00Z"/>
              <w:rFonts w:cstheme="minorBidi"/>
              <w:noProof/>
              <w:lang w:val="en-SG" w:eastAsia="zh-CN"/>
            </w:rPr>
          </w:pPr>
          <w:del w:id="94" w:author="Liu yuancheng" w:date="2022-04-07T23:47:00Z">
            <w:r w:rsidRPr="00E014AD" w:rsidDel="00E11D80">
              <w:rPr>
                <w:rPrChange w:id="95" w:author="Xu Jia" w:date="2022-04-07T21:39:00Z">
                  <w:rPr>
                    <w:rStyle w:val="Hyperlink"/>
                    <w:noProof/>
                  </w:rPr>
                </w:rPrChange>
              </w:rPr>
              <w:delText>Version Control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2</w:delText>
            </w:r>
          </w:del>
        </w:p>
        <w:p w14:paraId="5F84A393" w14:textId="18EA3281" w:rsidR="00757BA9" w:rsidDel="00E11D80" w:rsidRDefault="00757BA9">
          <w:pPr>
            <w:pStyle w:val="TOC1"/>
            <w:tabs>
              <w:tab w:val="right" w:leader="dot" w:pos="9016"/>
            </w:tabs>
            <w:rPr>
              <w:del w:id="96" w:author="Liu yuancheng" w:date="2022-04-07T23:47:00Z"/>
              <w:rFonts w:cstheme="minorBidi"/>
              <w:noProof/>
              <w:lang w:val="en-SG" w:eastAsia="zh-CN"/>
            </w:rPr>
          </w:pPr>
          <w:del w:id="97" w:author="Liu yuancheng" w:date="2022-04-07T23:47:00Z">
            <w:r w:rsidRPr="00E014AD" w:rsidDel="00E11D80">
              <w:rPr>
                <w:rPrChange w:id="98" w:author="Xu Jia" w:date="2022-04-07T21:39:00Z">
                  <w:rPr>
                    <w:rStyle w:val="Hyperlink"/>
                    <w:noProof/>
                  </w:rPr>
                </w:rPrChange>
              </w:rPr>
              <w:delText>1. Introduction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4</w:delText>
            </w:r>
          </w:del>
        </w:p>
        <w:p w14:paraId="7E8422E1" w14:textId="557F8A8F" w:rsidR="00757BA9" w:rsidDel="00E11D80" w:rsidRDefault="00757BA9">
          <w:pPr>
            <w:pStyle w:val="TOC1"/>
            <w:tabs>
              <w:tab w:val="right" w:leader="dot" w:pos="9016"/>
            </w:tabs>
            <w:rPr>
              <w:del w:id="99" w:author="Liu yuancheng" w:date="2022-04-07T23:47:00Z"/>
              <w:rFonts w:cstheme="minorBidi"/>
              <w:noProof/>
              <w:lang w:val="en-SG" w:eastAsia="zh-CN"/>
            </w:rPr>
          </w:pPr>
          <w:del w:id="100" w:author="Liu yuancheng" w:date="2022-04-07T23:47:00Z">
            <w:r w:rsidRPr="00E014AD" w:rsidDel="00E11D80">
              <w:rPr>
                <w:rPrChange w:id="101" w:author="Xu Jia" w:date="2022-04-07T21:39:00Z">
                  <w:rPr>
                    <w:rStyle w:val="Hyperlink"/>
                    <w:noProof/>
                  </w:rPr>
                </w:rPrChange>
              </w:rPr>
              <w:delText>2. Windows VM Creation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5</w:delText>
            </w:r>
          </w:del>
        </w:p>
        <w:p w14:paraId="2E3B01D5" w14:textId="084610A8" w:rsidR="00757BA9" w:rsidDel="00E11D80" w:rsidRDefault="00757BA9">
          <w:pPr>
            <w:pStyle w:val="TOC2"/>
            <w:tabs>
              <w:tab w:val="right" w:leader="dot" w:pos="9016"/>
            </w:tabs>
            <w:rPr>
              <w:del w:id="102" w:author="Liu yuancheng" w:date="2022-04-07T23:47:00Z"/>
              <w:rFonts w:cstheme="minorBidi"/>
              <w:noProof/>
              <w:lang w:val="en-SG" w:eastAsia="zh-CN"/>
            </w:rPr>
          </w:pPr>
          <w:del w:id="103" w:author="Liu yuancheng" w:date="2022-04-07T23:47:00Z">
            <w:r w:rsidRPr="00E014AD" w:rsidDel="00E11D80">
              <w:rPr>
                <w:rPrChange w:id="104" w:author="Xu Jia" w:date="2022-04-07T21:39:00Z">
                  <w:rPr>
                    <w:rStyle w:val="Hyperlink"/>
                    <w:noProof/>
                  </w:rPr>
                </w:rPrChange>
              </w:rPr>
              <w:delText>2.1 Login the NCL OpenStack Platform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5</w:delText>
            </w:r>
          </w:del>
        </w:p>
        <w:p w14:paraId="28C21808" w14:textId="04F3AA3E" w:rsidR="00757BA9" w:rsidDel="00E11D80" w:rsidRDefault="00757BA9">
          <w:pPr>
            <w:pStyle w:val="TOC2"/>
            <w:tabs>
              <w:tab w:val="right" w:leader="dot" w:pos="9016"/>
            </w:tabs>
            <w:rPr>
              <w:del w:id="105" w:author="Liu yuancheng" w:date="2022-04-07T23:47:00Z"/>
              <w:rFonts w:cstheme="minorBidi"/>
              <w:noProof/>
              <w:lang w:val="en-SG" w:eastAsia="zh-CN"/>
            </w:rPr>
          </w:pPr>
          <w:del w:id="106" w:author="Liu yuancheng" w:date="2022-04-07T23:47:00Z">
            <w:r w:rsidRPr="00E014AD" w:rsidDel="00E11D80">
              <w:rPr>
                <w:rPrChange w:id="107" w:author="Xu Jia" w:date="2022-04-07T21:39:00Z">
                  <w:rPr>
                    <w:rStyle w:val="Hyperlink"/>
                    <w:noProof/>
                  </w:rPr>
                </w:rPrChange>
              </w:rPr>
              <w:delText>2.2 Create an Instance with Windows-VM-Image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6</w:delText>
            </w:r>
          </w:del>
        </w:p>
        <w:p w14:paraId="3920A19B" w14:textId="50D788B0" w:rsidR="00757BA9" w:rsidDel="00E11D80" w:rsidRDefault="00757BA9">
          <w:pPr>
            <w:pStyle w:val="TOC3"/>
            <w:tabs>
              <w:tab w:val="right" w:leader="dot" w:pos="9016"/>
            </w:tabs>
            <w:rPr>
              <w:del w:id="108" w:author="Liu yuancheng" w:date="2022-04-07T23:47:00Z"/>
              <w:rFonts w:cstheme="minorBidi"/>
              <w:noProof/>
              <w:lang w:val="en-SG" w:eastAsia="zh-CN"/>
            </w:rPr>
          </w:pPr>
          <w:del w:id="109" w:author="Liu yuancheng" w:date="2022-04-07T23:47:00Z">
            <w:r w:rsidRPr="00E014AD" w:rsidDel="00E11D80">
              <w:rPr>
                <w:rPrChange w:id="110" w:author="Xu Jia" w:date="2022-04-07T21:39:00Z">
                  <w:rPr>
                    <w:rStyle w:val="Hyperlink"/>
                    <w:noProof/>
                  </w:rPr>
                </w:rPrChange>
              </w:rPr>
              <w:delText>2.2.1 Access the Instance Creation Page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6</w:delText>
            </w:r>
          </w:del>
        </w:p>
        <w:p w14:paraId="33E481B7" w14:textId="3D1E43FE" w:rsidR="00757BA9" w:rsidDel="00E11D80" w:rsidRDefault="00757BA9">
          <w:pPr>
            <w:pStyle w:val="TOC3"/>
            <w:tabs>
              <w:tab w:val="right" w:leader="dot" w:pos="9016"/>
            </w:tabs>
            <w:rPr>
              <w:del w:id="111" w:author="Liu yuancheng" w:date="2022-04-07T23:47:00Z"/>
              <w:rFonts w:cstheme="minorBidi"/>
              <w:noProof/>
              <w:lang w:val="en-SG" w:eastAsia="zh-CN"/>
            </w:rPr>
          </w:pPr>
          <w:del w:id="112" w:author="Liu yuancheng" w:date="2022-04-07T23:47:00Z">
            <w:r w:rsidRPr="00E014AD" w:rsidDel="00E11D80">
              <w:rPr>
                <w:rPrChange w:id="113" w:author="Xu Jia" w:date="2022-04-07T21:39:00Z">
                  <w:rPr>
                    <w:rStyle w:val="Hyperlink"/>
                    <w:noProof/>
                  </w:rPr>
                </w:rPrChange>
              </w:rPr>
              <w:delText>2.2.2 Create an Instance with Windows-VM Image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6</w:delText>
            </w:r>
          </w:del>
        </w:p>
        <w:p w14:paraId="60510B1E" w14:textId="79D4D35E" w:rsidR="00757BA9" w:rsidDel="00E11D80" w:rsidRDefault="00757BA9">
          <w:pPr>
            <w:pStyle w:val="TOC2"/>
            <w:tabs>
              <w:tab w:val="right" w:leader="dot" w:pos="9016"/>
            </w:tabs>
            <w:rPr>
              <w:del w:id="114" w:author="Liu yuancheng" w:date="2022-04-07T23:47:00Z"/>
              <w:rFonts w:cstheme="minorBidi"/>
              <w:noProof/>
              <w:lang w:val="en-SG" w:eastAsia="zh-CN"/>
            </w:rPr>
          </w:pPr>
          <w:del w:id="115" w:author="Liu yuancheng" w:date="2022-04-07T23:47:00Z">
            <w:r w:rsidRPr="00E014AD" w:rsidDel="00E11D80">
              <w:rPr>
                <w:rPrChange w:id="116" w:author="Xu Jia" w:date="2022-04-07T21:39:00Z">
                  <w:rPr>
                    <w:rStyle w:val="Hyperlink"/>
                    <w:noProof/>
                  </w:rPr>
                </w:rPrChange>
              </w:rPr>
              <w:delText>2.3 Config the Windows VM Security Access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11</w:delText>
            </w:r>
          </w:del>
        </w:p>
        <w:p w14:paraId="20245C3C" w14:textId="05CB567B" w:rsidR="00757BA9" w:rsidDel="00E11D80" w:rsidRDefault="00757BA9">
          <w:pPr>
            <w:pStyle w:val="TOC3"/>
            <w:tabs>
              <w:tab w:val="right" w:leader="dot" w:pos="9016"/>
            </w:tabs>
            <w:rPr>
              <w:del w:id="117" w:author="Liu yuancheng" w:date="2022-04-07T23:47:00Z"/>
              <w:rFonts w:cstheme="minorBidi"/>
              <w:noProof/>
              <w:lang w:val="en-SG" w:eastAsia="zh-CN"/>
            </w:rPr>
          </w:pPr>
          <w:del w:id="118" w:author="Liu yuancheng" w:date="2022-04-07T23:47:00Z">
            <w:r w:rsidRPr="00E014AD" w:rsidDel="00E11D80">
              <w:rPr>
                <w:rPrChange w:id="119" w:author="Xu Jia" w:date="2022-04-07T21:39:00Z">
                  <w:rPr>
                    <w:rStyle w:val="Hyperlink"/>
                    <w:noProof/>
                  </w:rPr>
                </w:rPrChange>
              </w:rPr>
              <w:delText>2.3.1 Config the Instance Network Security Group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11</w:delText>
            </w:r>
          </w:del>
        </w:p>
        <w:p w14:paraId="2DF33793" w14:textId="42469B9B" w:rsidR="00757BA9" w:rsidDel="00E11D80" w:rsidRDefault="00757BA9">
          <w:pPr>
            <w:pStyle w:val="TOC3"/>
            <w:tabs>
              <w:tab w:val="right" w:leader="dot" w:pos="9016"/>
            </w:tabs>
            <w:rPr>
              <w:del w:id="120" w:author="Liu yuancheng" w:date="2022-04-07T23:47:00Z"/>
              <w:rFonts w:cstheme="minorBidi"/>
              <w:noProof/>
              <w:lang w:val="en-SG" w:eastAsia="zh-CN"/>
            </w:rPr>
          </w:pPr>
          <w:del w:id="121" w:author="Liu yuancheng" w:date="2022-04-07T23:47:00Z">
            <w:r w:rsidRPr="00E014AD" w:rsidDel="00E11D80">
              <w:rPr>
                <w:rPrChange w:id="122" w:author="Xu Jia" w:date="2022-04-07T21:39:00Z">
                  <w:rPr>
                    <w:rStyle w:val="Hyperlink"/>
                    <w:noProof/>
                  </w:rPr>
                </w:rPrChange>
              </w:rPr>
              <w:delText>2.3.2 Check the Windows-VM running [Optional]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12</w:delText>
            </w:r>
          </w:del>
        </w:p>
        <w:p w14:paraId="66A7CAB5" w14:textId="353FAB70" w:rsidR="00757BA9" w:rsidDel="00E11D80" w:rsidRDefault="00757BA9">
          <w:pPr>
            <w:pStyle w:val="TOC1"/>
            <w:tabs>
              <w:tab w:val="right" w:leader="dot" w:pos="9016"/>
            </w:tabs>
            <w:rPr>
              <w:del w:id="123" w:author="Liu yuancheng" w:date="2022-04-07T23:47:00Z"/>
              <w:rFonts w:cstheme="minorBidi"/>
              <w:noProof/>
              <w:lang w:val="en-SG" w:eastAsia="zh-CN"/>
            </w:rPr>
          </w:pPr>
          <w:del w:id="124" w:author="Liu yuancheng" w:date="2022-04-07T23:47:00Z">
            <w:r w:rsidRPr="00E014AD" w:rsidDel="00E11D80">
              <w:rPr>
                <w:rPrChange w:id="125" w:author="Xu Jia" w:date="2022-04-07T21:39:00Z">
                  <w:rPr>
                    <w:rStyle w:val="Hyperlink"/>
                    <w:noProof/>
                  </w:rPr>
                </w:rPrChange>
              </w:rPr>
              <w:delText>3. Remote Access the Windows VM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13</w:delText>
            </w:r>
          </w:del>
        </w:p>
        <w:p w14:paraId="4E186675" w14:textId="172A3D47" w:rsidR="00757BA9" w:rsidDel="00E11D80" w:rsidRDefault="00757BA9">
          <w:pPr>
            <w:pStyle w:val="TOC1"/>
            <w:tabs>
              <w:tab w:val="right" w:leader="dot" w:pos="9016"/>
            </w:tabs>
            <w:rPr>
              <w:del w:id="126" w:author="Liu yuancheng" w:date="2022-04-07T23:47:00Z"/>
              <w:rFonts w:cstheme="minorBidi"/>
              <w:noProof/>
              <w:lang w:val="en-SG" w:eastAsia="zh-CN"/>
            </w:rPr>
          </w:pPr>
          <w:del w:id="127" w:author="Liu yuancheng" w:date="2022-04-07T23:47:00Z">
            <w:r w:rsidRPr="00E014AD" w:rsidDel="00E11D80">
              <w:rPr>
                <w:rPrChange w:id="128" w:author="Xu Jia" w:date="2022-04-07T21:39:00Z">
                  <w:rPr>
                    <w:rStyle w:val="Hyperlink"/>
                    <w:noProof/>
                    <w:shd w:val="clear" w:color="auto" w:fill="FFFFFF"/>
                  </w:rPr>
                </w:rPrChange>
              </w:rPr>
              <w:delText>4.File Translation [Optional]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15</w:delText>
            </w:r>
          </w:del>
        </w:p>
        <w:p w14:paraId="191F7524" w14:textId="4716150C" w:rsidR="00757BA9" w:rsidDel="00E11D80" w:rsidRDefault="00757BA9">
          <w:pPr>
            <w:pStyle w:val="TOC1"/>
            <w:tabs>
              <w:tab w:val="right" w:leader="dot" w:pos="9016"/>
            </w:tabs>
            <w:rPr>
              <w:del w:id="129" w:author="Liu yuancheng" w:date="2022-04-07T23:47:00Z"/>
              <w:rFonts w:cstheme="minorBidi"/>
              <w:noProof/>
              <w:lang w:val="en-SG" w:eastAsia="zh-CN"/>
            </w:rPr>
          </w:pPr>
          <w:del w:id="130" w:author="Liu yuancheng" w:date="2022-04-07T23:47:00Z">
            <w:r w:rsidRPr="00E014AD" w:rsidDel="00E11D80">
              <w:rPr>
                <w:rPrChange w:id="131" w:author="Xu Jia" w:date="2022-04-07T21:39:00Z">
                  <w:rPr>
                    <w:rStyle w:val="Hyperlink"/>
                    <w:noProof/>
                  </w:rPr>
                </w:rPrChange>
              </w:rPr>
              <w:delText>Appendix</w:delText>
            </w:r>
            <w:r w:rsidDel="00E11D80">
              <w:rPr>
                <w:noProof/>
                <w:webHidden/>
              </w:rPr>
              <w:tab/>
            </w:r>
            <w:r w:rsidR="00E014AD" w:rsidDel="00E11D80">
              <w:rPr>
                <w:noProof/>
                <w:webHidden/>
              </w:rPr>
              <w:delText>17</w:delText>
            </w:r>
          </w:del>
        </w:p>
        <w:p w14:paraId="215250AF" w14:textId="66DDA95D" w:rsidR="00CB4ADA" w:rsidRDefault="00CB4ADA">
          <w:r>
            <w:rPr>
              <w:b/>
              <w:bCs/>
              <w:noProof/>
            </w:rPr>
            <w:fldChar w:fldCharType="end"/>
          </w:r>
        </w:p>
      </w:sdtContent>
    </w:sdt>
    <w:p w14:paraId="6EAD96AF" w14:textId="5E73241F" w:rsidR="007358AF" w:rsidRDefault="007358AF"/>
    <w:p w14:paraId="023DAD7B" w14:textId="1334F099" w:rsidR="007358AF" w:rsidRDefault="007358AF"/>
    <w:p w14:paraId="70FED7CD" w14:textId="7BA9C97B" w:rsidR="007358AF" w:rsidRDefault="007358AF"/>
    <w:p w14:paraId="3BA3772F" w14:textId="09201786" w:rsidR="007358AF" w:rsidRDefault="007358AF"/>
    <w:p w14:paraId="2F33342A" w14:textId="5A6509D8" w:rsidR="007358AF" w:rsidRDefault="007358AF"/>
    <w:p w14:paraId="71379475" w14:textId="7C474968" w:rsidR="007358AF" w:rsidRDefault="007358AF"/>
    <w:p w14:paraId="55D81331" w14:textId="5D6514BE" w:rsidR="007358AF" w:rsidRDefault="007358AF"/>
    <w:p w14:paraId="09D9A3FB" w14:textId="7D747752" w:rsidR="007358AF" w:rsidRDefault="007358AF"/>
    <w:p w14:paraId="78128C42" w14:textId="7A9BA966" w:rsidR="007358AF" w:rsidRDefault="007358AF"/>
    <w:p w14:paraId="40BE9DC6" w14:textId="6BB7882C" w:rsidR="007358AF" w:rsidRDefault="007358AF"/>
    <w:p w14:paraId="7AEFF89E" w14:textId="6321B052" w:rsidR="007358AF" w:rsidRDefault="007358AF"/>
    <w:p w14:paraId="1E761B6C" w14:textId="3406CBB6" w:rsidR="007358AF" w:rsidRDefault="007358AF"/>
    <w:p w14:paraId="03C1D7EB" w14:textId="3E84FAD5" w:rsidR="007358AF" w:rsidRDefault="007358AF"/>
    <w:p w14:paraId="0E979A85" w14:textId="690F8B53" w:rsidR="007358AF" w:rsidRDefault="007358AF"/>
    <w:p w14:paraId="1460D309" w14:textId="618CB89D" w:rsidR="007358AF" w:rsidRDefault="007358AF"/>
    <w:p w14:paraId="6E934FA6" w14:textId="246393BC" w:rsidR="007358AF" w:rsidRDefault="007358AF"/>
    <w:p w14:paraId="1B2753AA" w14:textId="4EC1555B" w:rsidR="007358AF" w:rsidRDefault="007358AF"/>
    <w:p w14:paraId="69F47187" w14:textId="61B43057" w:rsidR="007358AF" w:rsidRDefault="007358AF"/>
    <w:p w14:paraId="58AF73D0" w14:textId="5DFAD637" w:rsidR="007358AF" w:rsidRDefault="007358AF"/>
    <w:p w14:paraId="409AF711" w14:textId="77777777" w:rsidR="002C40FC" w:rsidRDefault="002C40FC" w:rsidP="009939DA">
      <w:pPr>
        <w:pStyle w:val="Heading1"/>
      </w:pPr>
      <w:bookmarkStart w:id="132" w:name="_Toc100051303"/>
      <w:bookmarkStart w:id="133" w:name="_Toc100267649"/>
      <w:r>
        <w:t xml:space="preserve">1. </w:t>
      </w:r>
      <w:r w:rsidRPr="009939DA">
        <w:t>Introduction</w:t>
      </w:r>
      <w:bookmarkEnd w:id="132"/>
      <w:bookmarkEnd w:id="133"/>
      <w:r>
        <w:t xml:space="preserve"> </w:t>
      </w:r>
    </w:p>
    <w:p w14:paraId="1AEF9243" w14:textId="77777777" w:rsidR="009939DA" w:rsidRPr="00655A6A" w:rsidRDefault="009939DA" w:rsidP="009939D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</w:rPr>
      </w:pPr>
      <w:r w:rsidRPr="00655A6A">
        <w:rPr>
          <w:rStyle w:val="md-plain"/>
          <w:rFonts w:cstheme="minorHAnsi"/>
          <w:b/>
          <w:bCs/>
          <w:color w:val="333333"/>
          <w:sz w:val="24"/>
          <w:szCs w:val="24"/>
          <w:shd w:val="clear" w:color="auto" w:fill="FFFFFF"/>
        </w:rPr>
        <w:t>Doc description</w:t>
      </w:r>
      <w:r w:rsidRPr="00655A6A">
        <w:rPr>
          <w:rStyle w:val="md-plain"/>
          <w:rFonts w:cstheme="minorHAnsi"/>
          <w:color w:val="333333"/>
          <w:sz w:val="24"/>
          <w:szCs w:val="24"/>
          <w:shd w:val="clear" w:color="auto" w:fill="FFFFFF"/>
        </w:rPr>
        <w:t>:</w:t>
      </w:r>
    </w:p>
    <w:p w14:paraId="60D6EADC" w14:textId="31AA7B65" w:rsidR="009939DA" w:rsidRPr="00E46184" w:rsidRDefault="009939DA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  <w:r w:rsidRPr="00E46184">
        <w:rPr>
          <w:rFonts w:eastAsia="Times New Roman" w:cstheme="minorHAnsi"/>
          <w:color w:val="242424"/>
        </w:rPr>
        <w:t xml:space="preserve">This manual will be used by </w:t>
      </w:r>
      <w:r w:rsidR="00997CD4" w:rsidRPr="00E46184">
        <w:rPr>
          <w:rFonts w:ascii="Calibri" w:eastAsia="Calibri" w:hAnsi="Calibri" w:cs="Calibri"/>
        </w:rPr>
        <w:t xml:space="preserve">National Cybersecurity R&amp;D Lab </w:t>
      </w:r>
      <w:r w:rsidR="00997CD4">
        <w:rPr>
          <w:rFonts w:ascii="Calibri" w:eastAsia="Calibri" w:hAnsi="Calibri" w:cs="Calibri"/>
        </w:rPr>
        <w:t>(</w:t>
      </w:r>
      <w:r w:rsidRPr="00E46184">
        <w:rPr>
          <w:rFonts w:eastAsia="Times New Roman" w:cstheme="minorHAnsi"/>
          <w:color w:val="242424"/>
        </w:rPr>
        <w:t>NCL</w:t>
      </w:r>
      <w:r w:rsidR="00997CD4">
        <w:rPr>
          <w:rFonts w:eastAsia="Times New Roman" w:cstheme="minorHAnsi"/>
          <w:color w:val="242424"/>
        </w:rPr>
        <w:t>)</w:t>
      </w:r>
      <w:r w:rsidRPr="00E46184">
        <w:rPr>
          <w:rFonts w:eastAsia="Times New Roman" w:cstheme="minorHAnsi"/>
          <w:color w:val="242424"/>
        </w:rPr>
        <w:t xml:space="preserve"> </w:t>
      </w:r>
      <w:ins w:id="134" w:author="Liu yuancheng" w:date="2022-04-12T16:47:00Z">
        <w:r w:rsidR="00C71313">
          <w:rPr>
            <w:rFonts w:eastAsia="Times New Roman" w:cstheme="minorHAnsi"/>
            <w:color w:val="242424"/>
          </w:rPr>
          <w:t xml:space="preserve">users </w:t>
        </w:r>
      </w:ins>
      <w:del w:id="135" w:author="Liu yuancheng" w:date="2022-04-12T16:47:00Z">
        <w:r w:rsidRPr="00E46184" w:rsidDel="00C71313">
          <w:rPr>
            <w:rFonts w:eastAsia="Times New Roman" w:cstheme="minorHAnsi"/>
            <w:color w:val="242424"/>
          </w:rPr>
          <w:delText xml:space="preserve">customers </w:delText>
        </w:r>
      </w:del>
      <w:r w:rsidRPr="00E46184">
        <w:rPr>
          <w:rFonts w:eastAsia="Times New Roman" w:cstheme="minorHAnsi"/>
          <w:color w:val="242424"/>
        </w:rPr>
        <w:t xml:space="preserve">as a reference for </w:t>
      </w:r>
      <w:r w:rsidRPr="00E46184">
        <w:rPr>
          <w:rFonts w:ascii="Calibri" w:eastAsia="Calibri" w:hAnsi="Calibri" w:cs="Calibri"/>
        </w:rPr>
        <w:t xml:space="preserve">creating a </w:t>
      </w:r>
      <w:r w:rsidR="004F2198">
        <w:rPr>
          <w:rFonts w:ascii="Calibri" w:eastAsia="Calibri" w:hAnsi="Calibri" w:cs="Calibri"/>
        </w:rPr>
        <w:t xml:space="preserve">Microsoft </w:t>
      </w:r>
      <w:r w:rsidRPr="00E46184">
        <w:rPr>
          <w:rFonts w:ascii="Calibri" w:eastAsia="Calibri" w:hAnsi="Calibri" w:cs="Calibri"/>
        </w:rPr>
        <w:t xml:space="preserve">Windows VM in their project under NCL OpenStack [Beta] Testbed and use the </w:t>
      </w:r>
      <w:r w:rsidR="00237840" w:rsidRPr="00E46184">
        <w:rPr>
          <w:rFonts w:ascii="Calibri" w:eastAsia="Calibri" w:hAnsi="Calibri" w:cs="Calibri"/>
        </w:rPr>
        <w:t>RDP (</w:t>
      </w:r>
      <w:r w:rsidRPr="00E46184">
        <w:rPr>
          <w:rFonts w:ascii="Calibri" w:eastAsia="Calibri" w:hAnsi="Calibri" w:cs="Calibri"/>
        </w:rPr>
        <w:t>remote desktop</w:t>
      </w:r>
      <w:r w:rsidR="008D4177">
        <w:rPr>
          <w:rFonts w:ascii="Calibri" w:eastAsia="Calibri" w:hAnsi="Calibri" w:cs="Calibri"/>
        </w:rPr>
        <w:t xml:space="preserve"> client</w:t>
      </w:r>
      <w:r w:rsidRPr="00E46184">
        <w:rPr>
          <w:rFonts w:ascii="Calibri" w:eastAsia="Calibri" w:hAnsi="Calibri" w:cs="Calibri"/>
        </w:rPr>
        <w:t>)</w:t>
      </w:r>
      <w:r w:rsidR="001C7BF2" w:rsidRPr="00E46184">
        <w:rPr>
          <w:rFonts w:ascii="Calibri" w:eastAsia="Calibri" w:hAnsi="Calibri" w:cs="Calibri"/>
        </w:rPr>
        <w:t xml:space="preserve"> to</w:t>
      </w:r>
      <w:r w:rsidR="00F35FAF">
        <w:rPr>
          <w:rFonts w:ascii="Calibri" w:eastAsia="Calibri" w:hAnsi="Calibri" w:cs="Calibri"/>
        </w:rPr>
        <w:t xml:space="preserve"> remote</w:t>
      </w:r>
      <w:ins w:id="136" w:author="Xu Jia" w:date="2022-04-07T21:40:00Z">
        <w:r w:rsidR="00E014AD">
          <w:rPr>
            <w:rFonts w:ascii="Calibri" w:eastAsia="Calibri" w:hAnsi="Calibri" w:cs="Calibri"/>
          </w:rPr>
          <w:t>ly</w:t>
        </w:r>
      </w:ins>
      <w:r w:rsidR="001C7BF2" w:rsidRPr="00E46184">
        <w:rPr>
          <w:rFonts w:ascii="Calibri" w:eastAsia="Calibri" w:hAnsi="Calibri" w:cs="Calibri"/>
        </w:rPr>
        <w:t xml:space="preserve"> access their Windows VM in their instance</w:t>
      </w:r>
      <w:r w:rsidR="000879B3">
        <w:rPr>
          <w:rFonts w:ascii="Calibri" w:eastAsia="Calibri" w:hAnsi="Calibri" w:cs="Calibri"/>
        </w:rPr>
        <w:t xml:space="preserve"> from local computer</w:t>
      </w:r>
      <w:r w:rsidRPr="00E46184">
        <w:rPr>
          <w:rFonts w:ascii="Calibri" w:eastAsia="Calibri" w:hAnsi="Calibri" w:cs="Calibri"/>
        </w:rPr>
        <w:t xml:space="preserve">. The document </w:t>
      </w:r>
      <w:del w:id="137" w:author="Xu Jia" w:date="2022-04-07T21:40:00Z">
        <w:r w:rsidRPr="00E46184" w:rsidDel="00E014AD">
          <w:rPr>
            <w:rFonts w:ascii="Calibri" w:eastAsia="Calibri" w:hAnsi="Calibri" w:cs="Calibri"/>
          </w:rPr>
          <w:delText xml:space="preserve">contents </w:delText>
        </w:r>
      </w:del>
      <w:ins w:id="138" w:author="Xu Jia" w:date="2022-04-07T21:40:00Z">
        <w:r w:rsidR="00E014AD">
          <w:rPr>
            <w:rFonts w:ascii="Calibri" w:eastAsia="Calibri" w:hAnsi="Calibri" w:cs="Calibri"/>
          </w:rPr>
          <w:t>contains</w:t>
        </w:r>
        <w:r w:rsidR="00E014AD" w:rsidRPr="00E46184">
          <w:rPr>
            <w:rFonts w:ascii="Calibri" w:eastAsia="Calibri" w:hAnsi="Calibri" w:cs="Calibri"/>
          </w:rPr>
          <w:t xml:space="preserve"> </w:t>
        </w:r>
      </w:ins>
      <w:r w:rsidRPr="00E46184">
        <w:rPr>
          <w:rFonts w:ascii="Calibri" w:eastAsia="Calibri" w:hAnsi="Calibri" w:cs="Calibri"/>
        </w:rPr>
        <w:t>2 main section</w:t>
      </w:r>
      <w:ins w:id="139" w:author="Xu Jia" w:date="2022-04-07T21:40:00Z">
        <w:r w:rsidR="00E014AD">
          <w:rPr>
            <w:rFonts w:ascii="Calibri" w:eastAsia="Calibri" w:hAnsi="Calibri" w:cs="Calibri"/>
          </w:rPr>
          <w:t>s</w:t>
        </w:r>
      </w:ins>
      <w:r w:rsidRPr="00E46184">
        <w:rPr>
          <w:rFonts w:ascii="Calibri" w:eastAsia="Calibri" w:hAnsi="Calibri" w:cs="Calibri"/>
        </w:rPr>
        <w:t xml:space="preserve">, the </w:t>
      </w:r>
      <w:r w:rsidR="007909E3" w:rsidRPr="00E46184">
        <w:rPr>
          <w:rFonts w:ascii="Calibri" w:eastAsia="Calibri" w:hAnsi="Calibri" w:cs="Calibri"/>
          <w:b/>
          <w:bCs/>
        </w:rPr>
        <w:t>Windows</w:t>
      </w:r>
      <w:r w:rsidR="001A7B6B" w:rsidRPr="00E46184">
        <w:rPr>
          <w:rFonts w:ascii="Calibri" w:eastAsia="Calibri" w:hAnsi="Calibri" w:cs="Calibri"/>
          <w:b/>
          <w:bCs/>
        </w:rPr>
        <w:t xml:space="preserve"> VM</w:t>
      </w:r>
      <w:r w:rsidR="007909E3" w:rsidRPr="00E46184">
        <w:rPr>
          <w:rFonts w:ascii="Calibri" w:eastAsia="Calibri" w:hAnsi="Calibri" w:cs="Calibri"/>
          <w:b/>
          <w:bCs/>
        </w:rPr>
        <w:t xml:space="preserve"> Creation </w:t>
      </w:r>
      <w:r w:rsidRPr="00E46184">
        <w:rPr>
          <w:rFonts w:ascii="Calibri" w:eastAsia="Calibri" w:hAnsi="Calibri" w:cs="Calibri"/>
        </w:rPr>
        <w:t xml:space="preserve">section will </w:t>
      </w:r>
      <w:r w:rsidR="001A7B6B" w:rsidRPr="00E46184">
        <w:rPr>
          <w:rFonts w:ascii="Calibri" w:eastAsia="Calibri" w:hAnsi="Calibri" w:cs="Calibri"/>
        </w:rPr>
        <w:t xml:space="preserve">introduce </w:t>
      </w:r>
      <w:r w:rsidRPr="00E46184">
        <w:rPr>
          <w:rFonts w:ascii="Calibri" w:eastAsia="Calibri" w:hAnsi="Calibri" w:cs="Calibri"/>
        </w:rPr>
        <w:t>the detail</w:t>
      </w:r>
      <w:ins w:id="140" w:author="Xu Jia" w:date="2022-04-07T21:40:00Z">
        <w:r w:rsidR="00E014AD">
          <w:rPr>
            <w:rFonts w:ascii="Calibri" w:eastAsia="Calibri" w:hAnsi="Calibri" w:cs="Calibri"/>
          </w:rPr>
          <w:t>ed</w:t>
        </w:r>
      </w:ins>
      <w:r w:rsidRPr="00E46184">
        <w:rPr>
          <w:rFonts w:ascii="Calibri" w:eastAsia="Calibri" w:hAnsi="Calibri" w:cs="Calibri"/>
        </w:rPr>
        <w:t xml:space="preserve"> steps to </w:t>
      </w:r>
      <w:r w:rsidR="001A7B6B" w:rsidRPr="00E46184">
        <w:rPr>
          <w:rFonts w:ascii="Calibri" w:eastAsia="Calibri" w:hAnsi="Calibri" w:cs="Calibri"/>
        </w:rPr>
        <w:t>create the VM under a</w:t>
      </w:r>
      <w:r w:rsidR="00362A61" w:rsidRPr="00E46184">
        <w:rPr>
          <w:rFonts w:ascii="Calibri" w:eastAsia="Calibri" w:hAnsi="Calibri" w:cs="Calibri"/>
        </w:rPr>
        <w:t xml:space="preserve">n </w:t>
      </w:r>
      <w:r w:rsidR="001A7B6B" w:rsidRPr="00E46184">
        <w:rPr>
          <w:rFonts w:ascii="Calibri" w:eastAsia="Calibri" w:hAnsi="Calibri" w:cs="Calibri"/>
        </w:rPr>
        <w:t xml:space="preserve">instance. The </w:t>
      </w:r>
      <w:r w:rsidR="001A7B6B" w:rsidRPr="0020556C">
        <w:rPr>
          <w:rFonts w:ascii="Calibri" w:eastAsia="Calibri" w:hAnsi="Calibri" w:cs="Calibri"/>
          <w:b/>
          <w:bCs/>
        </w:rPr>
        <w:t xml:space="preserve">VM </w:t>
      </w:r>
      <w:r w:rsidR="00362A61" w:rsidRPr="0020556C">
        <w:rPr>
          <w:rFonts w:ascii="Calibri" w:eastAsia="Calibri" w:hAnsi="Calibri" w:cs="Calibri"/>
          <w:b/>
          <w:bCs/>
        </w:rPr>
        <w:t>R</w:t>
      </w:r>
      <w:r w:rsidR="001A7B6B" w:rsidRPr="0020556C">
        <w:rPr>
          <w:rFonts w:ascii="Calibri" w:eastAsia="Calibri" w:hAnsi="Calibri" w:cs="Calibri"/>
          <w:b/>
          <w:bCs/>
        </w:rPr>
        <w:t xml:space="preserve">emote </w:t>
      </w:r>
      <w:r w:rsidR="00362A61" w:rsidRPr="0020556C">
        <w:rPr>
          <w:rFonts w:ascii="Calibri" w:eastAsia="Calibri" w:hAnsi="Calibri" w:cs="Calibri"/>
          <w:b/>
          <w:bCs/>
        </w:rPr>
        <w:t>A</w:t>
      </w:r>
      <w:r w:rsidR="001A7B6B" w:rsidRPr="0020556C">
        <w:rPr>
          <w:rFonts w:ascii="Calibri" w:eastAsia="Calibri" w:hAnsi="Calibri" w:cs="Calibri"/>
          <w:b/>
          <w:bCs/>
        </w:rPr>
        <w:t>ccess</w:t>
      </w:r>
      <w:r w:rsidR="001A7B6B" w:rsidRPr="00E46184">
        <w:rPr>
          <w:rFonts w:ascii="Calibri" w:eastAsia="Calibri" w:hAnsi="Calibri" w:cs="Calibri"/>
        </w:rPr>
        <w:t xml:space="preserve"> part will introduce </w:t>
      </w:r>
      <w:r w:rsidR="00F349AE" w:rsidRPr="00E46184">
        <w:rPr>
          <w:rFonts w:ascii="Calibri" w:eastAsia="Calibri" w:hAnsi="Calibri" w:cs="Calibri"/>
        </w:rPr>
        <w:t xml:space="preserve">how to config </w:t>
      </w:r>
      <w:r w:rsidR="000F2299" w:rsidRPr="00E46184">
        <w:rPr>
          <w:rFonts w:ascii="Calibri" w:eastAsia="Calibri" w:hAnsi="Calibri" w:cs="Calibri"/>
        </w:rPr>
        <w:t xml:space="preserve">remote </w:t>
      </w:r>
      <w:r w:rsidR="00F349AE" w:rsidRPr="00E46184">
        <w:rPr>
          <w:rFonts w:ascii="Calibri" w:eastAsia="Calibri" w:hAnsi="Calibri" w:cs="Calibri"/>
        </w:rPr>
        <w:t xml:space="preserve">access </w:t>
      </w:r>
      <w:r w:rsidR="000F2299" w:rsidRPr="00E46184">
        <w:rPr>
          <w:rFonts w:ascii="Calibri" w:eastAsia="Calibri" w:hAnsi="Calibri" w:cs="Calibri"/>
        </w:rPr>
        <w:t xml:space="preserve">to </w:t>
      </w:r>
      <w:r w:rsidR="00F349AE" w:rsidRPr="00E46184">
        <w:rPr>
          <w:rFonts w:ascii="Calibri" w:eastAsia="Calibri" w:hAnsi="Calibri" w:cs="Calibri"/>
        </w:rPr>
        <w:t xml:space="preserve">VM </w:t>
      </w:r>
      <w:r w:rsidR="000F2299" w:rsidRPr="00E46184">
        <w:rPr>
          <w:rFonts w:ascii="Calibri" w:eastAsia="Calibri" w:hAnsi="Calibri" w:cs="Calibri"/>
        </w:rPr>
        <w:t>from</w:t>
      </w:r>
      <w:r w:rsidR="00A547D0" w:rsidRPr="00E46184">
        <w:rPr>
          <w:rFonts w:ascii="Calibri" w:eastAsia="Calibri" w:hAnsi="Calibri" w:cs="Calibri"/>
        </w:rPr>
        <w:t xml:space="preserve"> user’s</w:t>
      </w:r>
      <w:r w:rsidR="000F2299" w:rsidRPr="00E46184">
        <w:rPr>
          <w:rFonts w:ascii="Calibri" w:eastAsia="Calibri" w:hAnsi="Calibri" w:cs="Calibri"/>
        </w:rPr>
        <w:t xml:space="preserve"> local computer.</w:t>
      </w:r>
    </w:p>
    <w:p w14:paraId="0B2408E7" w14:textId="77777777" w:rsidR="002B129E" w:rsidRDefault="000A5219" w:rsidP="000A5219">
      <w:pPr>
        <w:shd w:val="clear" w:color="auto" w:fill="FFFFFF"/>
        <w:spacing w:before="100" w:beforeAutospacing="1" w:after="100" w:afterAutospacing="1" w:line="240" w:lineRule="auto"/>
        <w:rPr>
          <w:ins w:id="141" w:author="Liu yuancheng" w:date="2022-04-12T16:53:00Z"/>
          <w:rStyle w:val="md-plain"/>
          <w:rFonts w:cstheme="minorHAnsi"/>
          <w:b/>
          <w:bCs/>
          <w:color w:val="333333"/>
          <w:shd w:val="clear" w:color="auto" w:fill="FFFFFF"/>
        </w:rPr>
      </w:pPr>
      <w:r w:rsidRPr="00E46184">
        <w:rPr>
          <w:rStyle w:val="md-plain"/>
          <w:rFonts w:cstheme="minorHAnsi"/>
          <w:b/>
          <w:bCs/>
          <w:color w:val="333333"/>
          <w:shd w:val="clear" w:color="auto" w:fill="FFFFFF"/>
        </w:rPr>
        <w:t xml:space="preserve">Doc Type:  </w:t>
      </w:r>
    </w:p>
    <w:p w14:paraId="7E4F2C9F" w14:textId="76288284" w:rsidR="000A5219" w:rsidRPr="00E46184" w:rsidRDefault="00860640" w:rsidP="000A5219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b/>
          <w:bCs/>
          <w:color w:val="333333"/>
          <w:shd w:val="clear" w:color="auto" w:fill="FFFFFF"/>
        </w:rPr>
      </w:pPr>
      <w:r w:rsidRPr="00E46184">
        <w:rPr>
          <w:rStyle w:val="md-plain"/>
          <w:rFonts w:cstheme="minorHAnsi"/>
          <w:color w:val="333333"/>
          <w:shd w:val="clear" w:color="auto" w:fill="FFFFFF"/>
        </w:rPr>
        <w:t>External</w:t>
      </w:r>
      <w:r w:rsidR="00884F24" w:rsidRPr="00E46184">
        <w:rPr>
          <w:rStyle w:val="md-plain"/>
          <w:rFonts w:cstheme="minorHAnsi"/>
          <w:color w:val="333333"/>
          <w:shd w:val="clear" w:color="auto" w:fill="FFFFFF"/>
        </w:rPr>
        <w:t xml:space="preserve"> </w:t>
      </w:r>
      <w:r w:rsidR="000A5219" w:rsidRPr="00E46184">
        <w:rPr>
          <w:rStyle w:val="md-plain"/>
          <w:rFonts w:cstheme="minorHAnsi"/>
          <w:color w:val="333333"/>
          <w:shd w:val="clear" w:color="auto" w:fill="FFFFFF"/>
        </w:rPr>
        <w:t>User [</w:t>
      </w:r>
      <w:r w:rsidR="005E67CE" w:rsidRPr="00E46184">
        <w:rPr>
          <w:rStyle w:val="md-plain"/>
          <w:rFonts w:cstheme="minorHAnsi"/>
          <w:color w:val="333333"/>
          <w:shd w:val="clear" w:color="auto" w:fill="FFFFFF"/>
        </w:rPr>
        <w:t>Customer</w:t>
      </w:r>
      <w:r w:rsidR="000A5219" w:rsidRPr="00E46184">
        <w:rPr>
          <w:rStyle w:val="md-plain"/>
          <w:rFonts w:cstheme="minorHAnsi"/>
          <w:color w:val="333333"/>
          <w:shd w:val="clear" w:color="auto" w:fill="FFFFFF"/>
        </w:rPr>
        <w:t>] Manual</w:t>
      </w:r>
      <w:r w:rsidR="00405CA9" w:rsidRPr="00E46184">
        <w:rPr>
          <w:rStyle w:val="md-plain"/>
          <w:rFonts w:cstheme="minorHAnsi"/>
          <w:color w:val="333333"/>
          <w:shd w:val="clear" w:color="auto" w:fill="FFFFFF"/>
        </w:rPr>
        <w:t xml:space="preserve">, All NCL </w:t>
      </w:r>
      <w:ins w:id="142" w:author="Liu yuancheng" w:date="2022-04-08T10:46:00Z">
        <w:r w:rsidR="00143020">
          <w:rPr>
            <w:rStyle w:val="md-plain"/>
            <w:rFonts w:cstheme="minorHAnsi"/>
            <w:color w:val="333333"/>
            <w:shd w:val="clear" w:color="auto" w:fill="FFFFFF"/>
          </w:rPr>
          <w:t>e</w:t>
        </w:r>
        <w:r w:rsidR="00143020" w:rsidRPr="00E46184">
          <w:rPr>
            <w:rStyle w:val="md-plain"/>
            <w:rFonts w:cstheme="minorHAnsi"/>
            <w:color w:val="333333"/>
            <w:shd w:val="clear" w:color="auto" w:fill="FFFFFF"/>
          </w:rPr>
          <w:t xml:space="preserve">xternal </w:t>
        </w:r>
      </w:ins>
      <w:del w:id="143" w:author="Liu yuancheng" w:date="2022-04-08T10:46:00Z">
        <w:r w:rsidR="00405CA9" w:rsidRPr="00E46184" w:rsidDel="00143020">
          <w:rPr>
            <w:rStyle w:val="md-plain"/>
            <w:rFonts w:cstheme="minorHAnsi"/>
            <w:color w:val="333333"/>
            <w:shd w:val="clear" w:color="auto" w:fill="FFFFFF"/>
          </w:rPr>
          <w:delText xml:space="preserve">extend </w:delText>
        </w:r>
      </w:del>
      <w:r w:rsidR="00405CA9" w:rsidRPr="00E46184">
        <w:rPr>
          <w:rStyle w:val="md-plain"/>
          <w:rFonts w:cstheme="minorHAnsi"/>
          <w:color w:val="333333"/>
          <w:shd w:val="clear" w:color="auto" w:fill="FFFFFF"/>
        </w:rPr>
        <w:t>user</w:t>
      </w:r>
      <w:ins w:id="144" w:author="Xu Jia" w:date="2022-04-07T21:41:00Z">
        <w:r w:rsidR="00E014AD">
          <w:rPr>
            <w:rStyle w:val="md-plain"/>
            <w:rFonts w:cstheme="minorHAnsi"/>
            <w:color w:val="333333"/>
            <w:shd w:val="clear" w:color="auto" w:fill="FFFFFF"/>
          </w:rPr>
          <w:t>s</w:t>
        </w:r>
      </w:ins>
      <w:r w:rsidR="00405CA9" w:rsidRPr="00E46184">
        <w:rPr>
          <w:rStyle w:val="md-plain"/>
          <w:rFonts w:cstheme="minorHAnsi"/>
          <w:color w:val="333333"/>
          <w:shd w:val="clear" w:color="auto" w:fill="FFFFFF"/>
        </w:rPr>
        <w:t>.</w:t>
      </w:r>
    </w:p>
    <w:p w14:paraId="7E48B9C6" w14:textId="77777777" w:rsidR="00566830" w:rsidRPr="00E976D0" w:rsidRDefault="00566830" w:rsidP="00566830">
      <w:pPr>
        <w:shd w:val="clear" w:color="auto" w:fill="FFFFFF"/>
        <w:spacing w:before="100" w:beforeAutospacing="1" w:after="100" w:afterAutospacing="1" w:line="240" w:lineRule="auto"/>
        <w:rPr>
          <w:ins w:id="145" w:author="Liu yuancheng" w:date="2022-04-12T16:53:00Z"/>
          <w:rFonts w:eastAsia="Times New Roman" w:cstheme="minorHAnsi"/>
          <w:b/>
          <w:bCs/>
          <w:color w:val="242424"/>
        </w:rPr>
      </w:pPr>
      <w:ins w:id="146" w:author="Liu yuancheng" w:date="2022-04-12T16:53:00Z">
        <w:r w:rsidRPr="00E976D0">
          <w:rPr>
            <w:rFonts w:eastAsia="Times New Roman" w:cstheme="minorHAnsi"/>
            <w:b/>
            <w:bCs/>
            <w:color w:val="242424"/>
          </w:rPr>
          <w:t xml:space="preserve">Doc Remark: </w:t>
        </w:r>
      </w:ins>
    </w:p>
    <w:p w14:paraId="470BDA17" w14:textId="77777777" w:rsidR="00566830" w:rsidRPr="00E976D0" w:rsidRDefault="00566830" w:rsidP="0056683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ins w:id="147" w:author="Liu yuancheng" w:date="2022-04-12T16:53:00Z"/>
          <w:rFonts w:cstheme="minorHAnsi"/>
          <w:color w:val="201F1E"/>
          <w:shd w:val="clear" w:color="auto" w:fill="FFFFFF"/>
        </w:rPr>
      </w:pPr>
      <w:ins w:id="148" w:author="Liu yuancheng" w:date="2022-04-12T16:53:00Z">
        <w:r w:rsidRPr="00E976D0">
          <w:rPr>
            <w:rFonts w:cstheme="minorHAnsi"/>
            <w:b/>
            <w:bCs/>
            <w:color w:val="201F1E"/>
            <w:shd w:val="clear" w:color="auto" w:fill="FFFFFF"/>
          </w:rPr>
          <w:t>Customer</w:t>
        </w:r>
        <w:r w:rsidRPr="00E976D0">
          <w:rPr>
            <w:rFonts w:cstheme="minorHAnsi"/>
            <w:color w:val="201F1E"/>
            <w:shd w:val="clear" w:color="auto" w:fill="FFFFFF"/>
          </w:rPr>
          <w:t xml:space="preserve">: The key contact person and the one who make payment to </w:t>
        </w:r>
        <w:r>
          <w:rPr>
            <w:rFonts w:cstheme="minorHAnsi"/>
            <w:color w:val="201F1E"/>
            <w:shd w:val="clear" w:color="auto" w:fill="FFFFFF"/>
          </w:rPr>
          <w:t>NCL</w:t>
        </w:r>
        <w:r w:rsidRPr="00E976D0">
          <w:rPr>
            <w:rFonts w:cstheme="minorHAnsi"/>
            <w:color w:val="201F1E"/>
            <w:shd w:val="clear" w:color="auto" w:fill="FFFFFF"/>
          </w:rPr>
          <w:t xml:space="preserve">. </w:t>
        </w:r>
      </w:ins>
    </w:p>
    <w:p w14:paraId="2CBA7342" w14:textId="77777777" w:rsidR="00566830" w:rsidRPr="00E976D0" w:rsidRDefault="00566830" w:rsidP="0056683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ins w:id="149" w:author="Liu yuancheng" w:date="2022-04-12T16:53:00Z"/>
          <w:rFonts w:eastAsia="Times New Roman" w:cstheme="minorHAnsi"/>
          <w:b/>
          <w:bCs/>
          <w:color w:val="242424"/>
        </w:rPr>
      </w:pPr>
      <w:ins w:id="150" w:author="Liu yuancheng" w:date="2022-04-12T16:53:00Z">
        <w:r w:rsidRPr="00E976D0">
          <w:rPr>
            <w:rFonts w:cstheme="minorHAnsi"/>
            <w:b/>
            <w:bCs/>
            <w:color w:val="201F1E"/>
            <w:shd w:val="clear" w:color="auto" w:fill="FFFFFF"/>
          </w:rPr>
          <w:t>User</w:t>
        </w:r>
        <w:r w:rsidRPr="00E976D0">
          <w:rPr>
            <w:rFonts w:cstheme="minorHAnsi"/>
            <w:color w:val="201F1E"/>
            <w:shd w:val="clear" w:color="auto" w:fill="FFFFFF"/>
          </w:rPr>
          <w:t xml:space="preserve">: </w:t>
        </w:r>
        <w:r>
          <w:rPr>
            <w:rFonts w:cstheme="minorHAnsi"/>
            <w:color w:val="201F1E"/>
            <w:shd w:val="clear" w:color="auto" w:fill="FFFFFF"/>
          </w:rPr>
          <w:t>T</w:t>
        </w:r>
        <w:r w:rsidRPr="00E976D0">
          <w:rPr>
            <w:rFonts w:cstheme="minorHAnsi"/>
            <w:color w:val="201F1E"/>
            <w:shd w:val="clear" w:color="auto" w:fill="FFFFFF"/>
          </w:rPr>
          <w:t>he person who will use our NCL service such as access the instance.</w:t>
        </w:r>
      </w:ins>
    </w:p>
    <w:p w14:paraId="07E468B9" w14:textId="77777777" w:rsidR="00566830" w:rsidRDefault="00566830" w:rsidP="00566830">
      <w:pPr>
        <w:rPr>
          <w:ins w:id="151" w:author="Liu yuancheng" w:date="2022-04-12T16:53:00Z"/>
        </w:rPr>
      </w:pPr>
    </w:p>
    <w:p w14:paraId="471B02C1" w14:textId="72457B3B" w:rsidR="000F2299" w:rsidRDefault="000F2299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6E956D75" w14:textId="7B49F366" w:rsidR="000F2299" w:rsidRDefault="000F2299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5F0B97AC" w14:textId="5AC698FE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0FE83D9D" w14:textId="5B9074BE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4FDB8C84" w14:textId="34AA8895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0D4693CC" w14:textId="67A0C084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1D0665C4" w14:textId="197AD391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18132078" w14:textId="30D15750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6A0F68FC" w14:textId="6C3B6BFA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3EAA4D42" w14:textId="2662A522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3165E01F" w14:textId="2C53C5C7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24D725D5" w14:textId="6CD31B3E" w:rsidR="007D132E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79C90292" w14:textId="2F748E5B" w:rsidR="007D132E" w:rsidDel="009336D0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del w:id="152" w:author="Liu yuancheng" w:date="2022-04-12T16:54:00Z"/>
          <w:rFonts w:ascii="Calibri" w:eastAsia="Calibri" w:hAnsi="Calibri" w:cs="Calibri"/>
        </w:rPr>
      </w:pPr>
    </w:p>
    <w:p w14:paraId="2098B3E6" w14:textId="32337836" w:rsidR="007D132E" w:rsidDel="009336D0" w:rsidRDefault="007D132E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del w:id="153" w:author="Liu yuancheng" w:date="2022-04-12T16:54:00Z"/>
          <w:rFonts w:ascii="Calibri" w:eastAsia="Calibri" w:hAnsi="Calibri" w:cs="Calibri"/>
        </w:rPr>
      </w:pPr>
    </w:p>
    <w:p w14:paraId="7B976F74" w14:textId="7B9BAC0C" w:rsidR="00B74C2D" w:rsidDel="009336D0" w:rsidRDefault="00B74C2D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del w:id="154" w:author="Liu yuancheng" w:date="2022-04-12T16:54:00Z"/>
          <w:rFonts w:ascii="Calibri" w:eastAsia="Calibri" w:hAnsi="Calibri" w:cs="Calibri"/>
        </w:rPr>
      </w:pPr>
    </w:p>
    <w:p w14:paraId="1E2452C1" w14:textId="03142C09" w:rsidR="00B74C2D" w:rsidDel="009336D0" w:rsidRDefault="00B74C2D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del w:id="155" w:author="Liu yuancheng" w:date="2022-04-12T16:54:00Z"/>
          <w:rFonts w:ascii="Calibri" w:eastAsia="Calibri" w:hAnsi="Calibri" w:cs="Calibri"/>
        </w:rPr>
      </w:pPr>
    </w:p>
    <w:p w14:paraId="37E9F663" w14:textId="78AAB898" w:rsidR="00A73BA5" w:rsidRDefault="00A73BA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60EB1D0B" w14:textId="687D3240" w:rsidR="007D132E" w:rsidRPr="00B5025D" w:rsidRDefault="00264036" w:rsidP="00B5025D">
      <w:pPr>
        <w:pStyle w:val="Heading1"/>
      </w:pPr>
      <w:bookmarkStart w:id="156" w:name="_Toc100267650"/>
      <w:r w:rsidRPr="00B5025D">
        <w:lastRenderedPageBreak/>
        <w:t>2. Windows VM Creation</w:t>
      </w:r>
      <w:bookmarkEnd w:id="156"/>
    </w:p>
    <w:p w14:paraId="73D67E89" w14:textId="39E7862A" w:rsidR="000F2299" w:rsidRDefault="00264036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Follow the steps</w:t>
      </w:r>
      <w:r w:rsidR="00B5025D">
        <w:rPr>
          <w:rFonts w:ascii="Calibri" w:eastAsia="Calibri" w:hAnsi="Calibri" w:cs="Calibri"/>
        </w:rPr>
        <w:t xml:space="preserve"> 2.1 to 2.3</w:t>
      </w:r>
      <w:r>
        <w:rPr>
          <w:rFonts w:ascii="Calibri" w:eastAsia="Calibri" w:hAnsi="Calibri" w:cs="Calibri"/>
        </w:rPr>
        <w:t xml:space="preserve"> </w:t>
      </w:r>
      <w:r w:rsidR="002C2B4B">
        <w:rPr>
          <w:rFonts w:ascii="Calibri" w:eastAsia="Calibri" w:hAnsi="Calibri" w:cs="Calibri"/>
        </w:rPr>
        <w:t xml:space="preserve">below to </w:t>
      </w:r>
      <w:r w:rsidR="005E2055">
        <w:rPr>
          <w:rFonts w:ascii="Calibri" w:eastAsia="Calibri" w:hAnsi="Calibri" w:cs="Calibri"/>
        </w:rPr>
        <w:t xml:space="preserve">create </w:t>
      </w:r>
      <w:ins w:id="157" w:author="Xu Jia" w:date="2022-04-07T21:42:00Z">
        <w:r w:rsidR="00E014AD">
          <w:rPr>
            <w:rFonts w:ascii="Calibri" w:eastAsia="Calibri" w:hAnsi="Calibri" w:cs="Calibri"/>
          </w:rPr>
          <w:t>a</w:t>
        </w:r>
      </w:ins>
      <w:del w:id="158" w:author="Xu Jia" w:date="2022-04-07T21:42:00Z">
        <w:r w:rsidR="005E2055" w:rsidDel="00E014AD">
          <w:rPr>
            <w:rFonts w:ascii="Calibri" w:eastAsia="Calibri" w:hAnsi="Calibri" w:cs="Calibri"/>
          </w:rPr>
          <w:delText>the</w:delText>
        </w:r>
      </w:del>
      <w:r w:rsidR="005E2055">
        <w:rPr>
          <w:rFonts w:ascii="Calibri" w:eastAsia="Calibri" w:hAnsi="Calibri" w:cs="Calibri"/>
        </w:rPr>
        <w:t xml:space="preserve"> Windows VM in </w:t>
      </w:r>
      <w:r w:rsidR="00F00D5D">
        <w:rPr>
          <w:rFonts w:ascii="Calibri" w:eastAsia="Calibri" w:hAnsi="Calibri" w:cs="Calibri"/>
        </w:rPr>
        <w:t xml:space="preserve">an </w:t>
      </w:r>
      <w:r w:rsidR="005E2055">
        <w:rPr>
          <w:rFonts w:ascii="Calibri" w:eastAsia="Calibri" w:hAnsi="Calibri" w:cs="Calibri"/>
        </w:rPr>
        <w:t>instance</w:t>
      </w:r>
      <w:r w:rsidR="00667BB7">
        <w:rPr>
          <w:rFonts w:ascii="Calibri" w:eastAsia="Calibri" w:hAnsi="Calibri" w:cs="Calibri"/>
        </w:rPr>
        <w:t xml:space="preserve"> </w:t>
      </w:r>
      <w:ins w:id="159" w:author="Xu Jia" w:date="2022-04-07T21:42:00Z">
        <w:r w:rsidR="00E014AD">
          <w:rPr>
            <w:rFonts w:ascii="Calibri" w:eastAsia="Calibri" w:hAnsi="Calibri" w:cs="Calibri"/>
          </w:rPr>
          <w:t>under</w:t>
        </w:r>
      </w:ins>
      <w:del w:id="160" w:author="Xu Jia" w:date="2022-04-07T21:42:00Z">
        <w:r w:rsidR="00667BB7" w:rsidDel="00E014AD">
          <w:rPr>
            <w:rFonts w:ascii="Calibri" w:eastAsia="Calibri" w:hAnsi="Calibri" w:cs="Calibri"/>
          </w:rPr>
          <w:delText>user</w:delText>
        </w:r>
      </w:del>
      <w:r w:rsidR="00667BB7">
        <w:rPr>
          <w:rFonts w:ascii="Calibri" w:eastAsia="Calibri" w:hAnsi="Calibri" w:cs="Calibri"/>
        </w:rPr>
        <w:t xml:space="preserve"> user’s project</w:t>
      </w:r>
      <w:r w:rsidR="00D702E7">
        <w:rPr>
          <w:rFonts w:ascii="Calibri" w:eastAsia="Calibri" w:hAnsi="Calibri" w:cs="Calibri"/>
        </w:rPr>
        <w:t xml:space="preserve">. </w:t>
      </w:r>
    </w:p>
    <w:p w14:paraId="41061990" w14:textId="77777777" w:rsidR="00421852" w:rsidRDefault="00421852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alibri" w:eastAsia="Calibri" w:hAnsi="Calibri" w:cs="Calibri"/>
        </w:rPr>
      </w:pPr>
    </w:p>
    <w:p w14:paraId="053F277F" w14:textId="07540B05" w:rsidR="00B44431" w:rsidRPr="00B44431" w:rsidRDefault="00B44431" w:rsidP="00B44431">
      <w:pPr>
        <w:pStyle w:val="Heading2"/>
        <w:rPr>
          <w:color w:val="auto"/>
        </w:rPr>
      </w:pPr>
      <w:bookmarkStart w:id="161" w:name="_Toc100267651"/>
      <w:r w:rsidRPr="00B44431">
        <w:rPr>
          <w:color w:val="auto"/>
        </w:rPr>
        <w:t xml:space="preserve">2.1 </w:t>
      </w:r>
      <w:r w:rsidRPr="00B44431">
        <w:rPr>
          <w:rStyle w:val="md-plain"/>
          <w:color w:val="auto"/>
        </w:rPr>
        <w:t>Login the NCL OpenStack Platform</w:t>
      </w:r>
      <w:bookmarkEnd w:id="161"/>
    </w:p>
    <w:p w14:paraId="3DEDBCD4" w14:textId="19503DBA" w:rsidR="000F2299" w:rsidRPr="00B44431" w:rsidRDefault="00A50F8B" w:rsidP="009939DA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242424"/>
        </w:rPr>
      </w:pPr>
      <w:r>
        <w:rPr>
          <w:rStyle w:val="md-plain"/>
          <w:rFonts w:cstheme="minorHAnsi"/>
          <w:color w:val="333333"/>
          <w:shd w:val="clear" w:color="auto" w:fill="FFFFFF"/>
        </w:rPr>
        <w:t xml:space="preserve">OpenStack [Beta] </w:t>
      </w:r>
      <w:r w:rsidR="00E025FD">
        <w:rPr>
          <w:rStyle w:val="md-plain"/>
          <w:rFonts w:cstheme="minorHAnsi"/>
          <w:color w:val="333333"/>
          <w:shd w:val="clear" w:color="auto" w:fill="FFFFFF"/>
        </w:rPr>
        <w:t xml:space="preserve">platform </w:t>
      </w:r>
      <w:r w:rsidR="00B44431" w:rsidRPr="00B44431">
        <w:rPr>
          <w:rStyle w:val="md-plain"/>
          <w:rFonts w:cstheme="minorHAnsi"/>
          <w:color w:val="333333"/>
          <w:shd w:val="clear" w:color="auto" w:fill="FFFFFF"/>
        </w:rPr>
        <w:t xml:space="preserve">link: </w:t>
      </w:r>
      <w:hyperlink r:id="rId10" w:history="1">
        <w:r w:rsidR="00B44431" w:rsidRPr="00B44431">
          <w:rPr>
            <w:rStyle w:val="Hyperlink"/>
            <w:rFonts w:cstheme="minorHAnsi"/>
            <w:color w:val="4183C4"/>
            <w:shd w:val="clear" w:color="auto" w:fill="FFFFFF"/>
          </w:rPr>
          <w:t>https://openstack.ncl.sg/</w:t>
        </w:r>
      </w:hyperlink>
    </w:p>
    <w:p w14:paraId="3B2EFF5A" w14:textId="2824791C" w:rsidR="00F26047" w:rsidRDefault="007F25EE">
      <w:r w:rsidRPr="00230E6B">
        <w:rPr>
          <w:rFonts w:eastAsia="Times New Roman" w:cstheme="minorHAnsi"/>
          <w:b/>
          <w:bCs/>
          <w:noProof/>
          <w:color w:val="2424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BBE29E6" wp14:editId="1A47001D">
                <wp:simplePos x="0" y="0"/>
                <wp:positionH relativeFrom="margin">
                  <wp:align>left</wp:align>
                </wp:positionH>
                <wp:positionV relativeFrom="paragraph">
                  <wp:posOffset>454660</wp:posOffset>
                </wp:positionV>
                <wp:extent cx="5687695" cy="586105"/>
                <wp:effectExtent l="0" t="0" r="27305" b="2349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586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BD20A" w14:textId="77777777" w:rsidR="00F26047" w:rsidRDefault="00F26047" w:rsidP="00F26047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AD5953">
                              <w:rPr>
                                <w:rFonts w:asciiTheme="majorHAnsi" w:hAnsiTheme="majorHAnsi" w:cstheme="majorHAnsi"/>
                              </w:rPr>
                              <w:t>Domain: default</w:t>
                            </w:r>
                          </w:p>
                          <w:p w14:paraId="26758F2B" w14:textId="56C6CF6B" w:rsidR="00F26047" w:rsidRPr="00860193" w:rsidRDefault="00F26047" w:rsidP="00F26047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170C2">
                              <w:rPr>
                                <w:rFonts w:asciiTheme="majorHAnsi" w:hAnsiTheme="majorHAnsi" w:cstheme="majorHAnsi"/>
                              </w:rPr>
                              <w:t xml:space="preserve">Username/password: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&lt;customer ncl username&gt;/&lt;</w:t>
                            </w:r>
                            <w:r w:rsidR="00190508">
                              <w:rPr>
                                <w:rFonts w:asciiTheme="majorHAnsi" w:hAnsiTheme="majorHAnsi" w:cstheme="majorHAnsi"/>
                              </w:rPr>
                              <w:t xml:space="preserve"> customer pass</w:t>
                            </w:r>
                            <w:r w:rsidR="00F63DF4">
                              <w:rPr>
                                <w:rFonts w:asciiTheme="majorHAnsi" w:hAnsiTheme="majorHAnsi" w:cstheme="majorHAnsi"/>
                              </w:rPr>
                              <w:t>word</w:t>
                            </w:r>
                            <w:r w:rsidR="00190508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insideMargin">
                  <wp14:pctHeight>0</wp14:pctHeight>
                </wp14:sizeRelV>
              </wp:anchor>
            </w:drawing>
          </mc:Choice>
          <mc:Fallback>
            <w:pict>
              <v:shape w14:anchorId="2BBE29E6" id="_x0000_s1027" type="#_x0000_t202" style="position:absolute;margin-left:0;margin-top:35.8pt;width:447.85pt;height:46.1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inner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" fillcolor="#f2f2f2 [3052]" strokecolor="#d8d8d8 [2732]">
                <v:textbox>
                  <w:txbxContent>
                    <w:p w14:paraId="1EBBD20A" w14:textId="77777777" w:rsidR="00F26047" w:rsidRDefault="00F26047" w:rsidP="00F26047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AD5953">
                        <w:rPr>
                          <w:rFonts w:asciiTheme="majorHAnsi" w:hAnsiTheme="majorHAnsi" w:cstheme="majorHAnsi"/>
                        </w:rPr>
                        <w:t>Domain: default</w:t>
                      </w:r>
                    </w:p>
                    <w:p w14:paraId="26758F2B" w14:textId="56C6CF6B" w:rsidR="00F26047" w:rsidRPr="00860193" w:rsidRDefault="00F26047" w:rsidP="00F26047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D170C2">
                        <w:rPr>
                          <w:rFonts w:asciiTheme="majorHAnsi" w:hAnsiTheme="majorHAnsi" w:cstheme="majorHAnsi"/>
                        </w:rPr>
                        <w:t xml:space="preserve">Username/password: </w:t>
                      </w:r>
                      <w:r>
                        <w:rPr>
                          <w:rFonts w:asciiTheme="majorHAnsi" w:hAnsiTheme="majorHAnsi" w:cstheme="majorHAnsi"/>
                        </w:rPr>
                        <w:t>&lt;customer ncl username&gt;/&lt;</w:t>
                      </w:r>
                      <w:r w:rsidR="00190508">
                        <w:rPr>
                          <w:rFonts w:asciiTheme="majorHAnsi" w:hAnsiTheme="majorHAnsi" w:cstheme="majorHAnsi"/>
                        </w:rPr>
                        <w:t xml:space="preserve"> customer pass</w:t>
                      </w:r>
                      <w:r w:rsidR="00F63DF4">
                        <w:rPr>
                          <w:rFonts w:asciiTheme="majorHAnsi" w:hAnsiTheme="majorHAnsi" w:cstheme="majorHAnsi"/>
                        </w:rPr>
                        <w:t>word</w:t>
                      </w:r>
                      <w:r w:rsidR="00190508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ins w:id="162" w:author="Liu yuancheng" w:date="2022-04-12T16:55:00Z">
        <w:r w:rsidRPr="00B44431">
          <w:t xml:space="preserve">Login with the </w:t>
        </w:r>
        <w:r>
          <w:t>NCL OpenStack [Beta] web</w:t>
        </w:r>
        <w:r w:rsidRPr="00B44431">
          <w:t xml:space="preserve"> account and password under domain </w:t>
        </w:r>
        <w:r w:rsidRPr="00B44431">
          <w:rPr>
            <w:b/>
            <w:bCs/>
          </w:rPr>
          <w:t>default</w:t>
        </w:r>
        <w:r w:rsidRPr="00B44431">
          <w:t>. (As shown below</w:t>
        </w:r>
        <w:r>
          <w:t>, the account username ncl-xxxx</w:t>
        </w:r>
        <w:r w:rsidRPr="00B44431">
          <w:t>)</w:t>
        </w:r>
      </w:ins>
      <w:del w:id="163" w:author="Liu yuancheng" w:date="2022-04-12T16:55:00Z">
        <w:r w:rsidR="00B44431" w:rsidRPr="00B44431" w:rsidDel="007F25EE">
          <w:delText xml:space="preserve">Login with the </w:delText>
        </w:r>
        <w:r w:rsidR="00FA5759" w:rsidDel="007F25EE">
          <w:delText>ncl</w:delText>
        </w:r>
        <w:r w:rsidR="007E527C" w:rsidDel="007F25EE">
          <w:delText>-</w:delText>
        </w:r>
        <w:r w:rsidR="00FA5759" w:rsidDel="007F25EE">
          <w:delText>openstack</w:delText>
        </w:r>
        <w:r w:rsidR="00B44431" w:rsidRPr="00B44431" w:rsidDel="007F25EE">
          <w:delText xml:space="preserve"> account and password under domain </w:delText>
        </w:r>
        <w:r w:rsidR="00B44431" w:rsidRPr="00B44431" w:rsidDel="007F25EE">
          <w:rPr>
            <w:b/>
            <w:bCs/>
          </w:rPr>
          <w:delText>default</w:delText>
        </w:r>
        <w:r w:rsidR="00B44431" w:rsidRPr="00B44431" w:rsidDel="007F25EE">
          <w:delText>. (As shown below)</w:delText>
        </w:r>
      </w:del>
    </w:p>
    <w:p w14:paraId="166B40F9" w14:textId="310BAF4B" w:rsidR="00F5565A" w:rsidRDefault="00A50F8B">
      <w:r>
        <w:rPr>
          <w:noProof/>
        </w:rPr>
        <w:drawing>
          <wp:inline distT="0" distB="0" distL="0" distR="0" wp14:anchorId="6CC60ADD" wp14:editId="35B2F7A6">
            <wp:extent cx="5731510" cy="4685030"/>
            <wp:effectExtent l="19050" t="19050" r="21590" b="2032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E0DE9" w14:textId="77777777" w:rsidR="00C74C0B" w:rsidRDefault="00C74C0B" w:rsidP="00AD386E">
      <w:pPr>
        <w:jc w:val="both"/>
        <w:rPr>
          <w:b/>
          <w:bCs/>
        </w:rPr>
      </w:pPr>
    </w:p>
    <w:p w14:paraId="4EF1477C" w14:textId="122A4879" w:rsidR="00AD386E" w:rsidRDefault="00AD386E" w:rsidP="00AD386E">
      <w:pPr>
        <w:jc w:val="both"/>
      </w:pPr>
      <w:r w:rsidRPr="007238CC">
        <w:rPr>
          <w:b/>
          <w:bCs/>
        </w:rPr>
        <w:t>NOTE:</w:t>
      </w:r>
      <w:r w:rsidRPr="007238CC">
        <w:t xml:space="preserve"> </w:t>
      </w:r>
      <w:r>
        <w:t>If there is any log</w:t>
      </w:r>
      <w:del w:id="164" w:author="Liu yuancheng" w:date="2022-04-08T10:47:00Z">
        <w:r w:rsidDel="008126D7">
          <w:delText xml:space="preserve">o </w:delText>
        </w:r>
      </w:del>
      <w:r>
        <w:t xml:space="preserve">in problem or you don't have an account on the NCL OpenStack </w:t>
      </w:r>
      <w:bookmarkStart w:id="165" w:name="_Hlk100307301"/>
      <w:ins w:id="166" w:author="Liu yuancheng" w:date="2022-04-08T10:48:00Z">
        <w:r w:rsidR="009A104B">
          <w:t xml:space="preserve">platform </w:t>
        </w:r>
      </w:ins>
      <w:bookmarkEnd w:id="165"/>
      <w:del w:id="167" w:author="Liu yuancheng" w:date="2022-04-08T10:47:00Z">
        <w:r w:rsidDel="009A104B">
          <w:delText xml:space="preserve">Cloud </w:delText>
        </w:r>
      </w:del>
      <w:r>
        <w:t>yet, please contact NCL Support (</w:t>
      </w:r>
      <w:hyperlink r:id="rId12" w:history="1">
        <w:r w:rsidRPr="005B5EF0">
          <w:rPr>
            <w:rStyle w:val="Hyperlink"/>
          </w:rPr>
          <w:t>support@ncl.sg</w:t>
        </w:r>
      </w:hyperlink>
      <w:r>
        <w:t>).</w:t>
      </w:r>
    </w:p>
    <w:p w14:paraId="0BF2556E" w14:textId="5D048F7F" w:rsidR="00AB5DDC" w:rsidRDefault="00AB5DDC">
      <w:r>
        <w:br w:type="page"/>
      </w:r>
    </w:p>
    <w:p w14:paraId="06061DFC" w14:textId="09463C92" w:rsidR="00EE72D1" w:rsidRPr="00BB1FB2" w:rsidRDefault="00EE72D1" w:rsidP="00BB1FB2">
      <w:pPr>
        <w:pStyle w:val="Heading2"/>
        <w:rPr>
          <w:color w:val="auto"/>
        </w:rPr>
      </w:pPr>
      <w:bookmarkStart w:id="168" w:name="_Toc100267652"/>
      <w:r w:rsidRPr="00BB1FB2">
        <w:rPr>
          <w:rStyle w:val="md-plain"/>
          <w:color w:val="auto"/>
        </w:rPr>
        <w:lastRenderedPageBreak/>
        <w:t xml:space="preserve">2.2 Create an </w:t>
      </w:r>
      <w:r w:rsidR="006D3DF4" w:rsidRPr="00BB1FB2">
        <w:rPr>
          <w:rStyle w:val="md-plain"/>
          <w:color w:val="auto"/>
        </w:rPr>
        <w:t>I</w:t>
      </w:r>
      <w:r w:rsidRPr="00BB1FB2">
        <w:rPr>
          <w:rStyle w:val="md-plain"/>
          <w:color w:val="auto"/>
        </w:rPr>
        <w:t>nstance with Windows-VM-Image</w:t>
      </w:r>
      <w:bookmarkEnd w:id="168"/>
    </w:p>
    <w:p w14:paraId="1ABA024D" w14:textId="713E0E98" w:rsidR="00EE72D1" w:rsidRDefault="00EE72D1"/>
    <w:p w14:paraId="74C2C092" w14:textId="272A6950" w:rsidR="00C15C83" w:rsidRDefault="00C15C83">
      <w:r>
        <w:t xml:space="preserve">Follow below steps </w:t>
      </w:r>
      <w:r w:rsidR="00B9662C">
        <w:t xml:space="preserve">2.2.1 to 2.2.3 </w:t>
      </w:r>
      <w:r>
        <w:t xml:space="preserve">to create an instance with </w:t>
      </w:r>
      <w:r w:rsidR="00007406">
        <w:t>a NCL public W</w:t>
      </w:r>
      <w:r>
        <w:t>indows-VM</w:t>
      </w:r>
      <w:r w:rsidR="00007406">
        <w:t xml:space="preserve"> image</w:t>
      </w:r>
      <w:r w:rsidR="005B2593">
        <w:t>.</w:t>
      </w:r>
      <w:r>
        <w:t xml:space="preserve"> </w:t>
      </w:r>
      <w:r w:rsidR="005B2593">
        <w:t>I</w:t>
      </w:r>
      <w:r>
        <w:t>n this</w:t>
      </w:r>
      <w:r w:rsidR="00620888">
        <w:t xml:space="preserve"> section</w:t>
      </w:r>
      <w:r>
        <w:t>, we use MS-Windows 10 Professional x64 as an example.</w:t>
      </w:r>
    </w:p>
    <w:p w14:paraId="21D35315" w14:textId="77777777" w:rsidR="000E596A" w:rsidRDefault="000E596A"/>
    <w:p w14:paraId="686E73F6" w14:textId="7BF10D35" w:rsidR="000F03C9" w:rsidRPr="00BB1FB2" w:rsidRDefault="000F03C9" w:rsidP="00BB1FB2">
      <w:pPr>
        <w:pStyle w:val="Heading3"/>
        <w:rPr>
          <w:color w:val="auto"/>
        </w:rPr>
      </w:pPr>
      <w:bookmarkStart w:id="169" w:name="_Toc100267653"/>
      <w:r w:rsidRPr="00BB1FB2">
        <w:rPr>
          <w:rStyle w:val="md-plain"/>
          <w:color w:val="auto"/>
        </w:rPr>
        <w:t>2.2.1 Access the Instance Creation Page</w:t>
      </w:r>
      <w:bookmarkEnd w:id="169"/>
      <w:r w:rsidRPr="00BB1FB2">
        <w:rPr>
          <w:rStyle w:val="md-plain"/>
          <w:color w:val="auto"/>
        </w:rPr>
        <w:t xml:space="preserve"> </w:t>
      </w:r>
    </w:p>
    <w:p w14:paraId="49A78618" w14:textId="230B678A" w:rsidR="003C5829" w:rsidRPr="003C5829" w:rsidRDefault="003C5829" w:rsidP="00B24150">
      <w:pPr>
        <w:pStyle w:val="md-end-block"/>
        <w:spacing w:before="192" w:beforeAutospacing="0" w:after="192" w:afterAutospacing="0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After</w:t>
      </w:r>
      <w:r w:rsidR="00BB1FB2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user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login</w:t>
      </w:r>
      <w:r w:rsidR="000E596A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="000E596A" w:rsidRPr="000E596A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OpenStack [Beta] platform</w:t>
      </w:r>
      <w:r w:rsidR="00745827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="005B2F5F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web </w:t>
      </w:r>
      <w:r w:rsidR="00745827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(as shown below)</w:t>
      </w:r>
      <w:r w:rsidR="00AC580A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, please</w:t>
      </w:r>
      <w:r w:rsidR="00B24150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select your project and</w:t>
      </w:r>
      <w:r w:rsidR="00AC580A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access the instance creation page </w:t>
      </w:r>
      <w:r w:rsidR="007167BB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and follow the below steps:</w:t>
      </w:r>
    </w:p>
    <w:p w14:paraId="3AD017DE" w14:textId="32625499" w:rsidR="003C5829" w:rsidRPr="003C5829" w:rsidRDefault="003C5829" w:rsidP="00083E33">
      <w:pPr>
        <w:pStyle w:val="md-end-block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 w:rsidRPr="00390A5C">
        <w:rPr>
          <w:rStyle w:val="md-plain"/>
          <w:rFonts w:asciiTheme="minorHAnsi" w:hAnsiTheme="minorHAnsi" w:cstheme="minorHAnsi"/>
          <w:b/>
          <w:bCs/>
          <w:color w:val="333333"/>
          <w:sz w:val="22"/>
          <w:szCs w:val="22"/>
        </w:rPr>
        <w:t>Step</w:t>
      </w:r>
      <w:ins w:id="170" w:author="Liu yuancheng" w:date="2022-04-08T10:52:00Z">
        <w:r w:rsidR="009A104B">
          <w:rPr>
            <w:rStyle w:val="md-plain"/>
            <w:rFonts w:asciiTheme="minorHAnsi" w:hAnsiTheme="minorHAnsi" w:cstheme="minorHAnsi"/>
            <w:b/>
            <w:bCs/>
            <w:color w:val="333333"/>
            <w:sz w:val="22"/>
            <w:szCs w:val="22"/>
          </w:rPr>
          <w:t>_</w:t>
        </w:r>
      </w:ins>
      <w:del w:id="171" w:author="Liu yuancheng" w:date="2022-04-08T10:52:00Z">
        <w:r w:rsidR="00E31D5A" w:rsidDel="009A104B">
          <w:rPr>
            <w:rStyle w:val="md-plain"/>
            <w:rFonts w:asciiTheme="minorHAnsi" w:hAnsiTheme="minorHAnsi" w:cstheme="minorHAnsi"/>
            <w:b/>
            <w:bCs/>
            <w:color w:val="333333"/>
            <w:sz w:val="22"/>
            <w:szCs w:val="22"/>
          </w:rPr>
          <w:delText xml:space="preserve"> </w:delText>
        </w:r>
      </w:del>
      <w:r w:rsidRPr="00390A5C">
        <w:rPr>
          <w:rStyle w:val="md-plain"/>
          <w:rFonts w:asciiTheme="minorHAnsi" w:hAnsiTheme="minorHAnsi" w:cstheme="minorHAnsi"/>
          <w:b/>
          <w:bCs/>
          <w:color w:val="333333"/>
          <w:sz w:val="22"/>
          <w:szCs w:val="22"/>
        </w:rPr>
        <w:t>1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: Select </w:t>
      </w:r>
      <w:ins w:id="172" w:author="Xu Jia" w:date="2022-04-07T21:44:00Z">
        <w:r w:rsidR="005E5566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your</w:t>
        </w:r>
      </w:ins>
      <w:del w:id="173" w:author="Xu Jia" w:date="2022-04-07T21:44:00Z">
        <w:r w:rsidRPr="003C5829" w:rsidDel="005E5566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delText>the</w:delText>
        </w:r>
      </w:del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project in the top </w:t>
      </w:r>
      <w:r w:rsidR="00806B9D"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drop</w:t>
      </w:r>
      <w:r w:rsidR="00806B9D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-down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menu. </w:t>
      </w:r>
      <w:ins w:id="174" w:author="Xu Jia" w:date="2022-04-07T21:44:00Z">
        <w:r w:rsidR="005E5566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If </w:t>
        </w:r>
      </w:ins>
      <w:ins w:id="175" w:author="Xu Jia" w:date="2022-04-07T21:47:00Z">
        <w:r w:rsidR="005E5566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you don’t have a project yet, </w:t>
        </w:r>
        <w:bookmarkStart w:id="176" w:name="_Hlk100307803"/>
        <w:r w:rsidR="005E5566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please </w:t>
        </w:r>
        <w:r w:rsidR="005E5566" w:rsidRPr="004B544D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create a new project</w:t>
        </w:r>
      </w:ins>
      <w:ins w:id="177" w:author="Liu yuancheng" w:date="2022-04-08T10:55:00Z">
        <w:r w:rsidR="001D1A92" w:rsidRPr="004B544D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 or contact NCL-support (</w:t>
        </w:r>
        <w:r w:rsidR="001D1A92" w:rsidRPr="004B544D">
          <w:rPr>
            <w:rFonts w:asciiTheme="minorHAnsi" w:hAnsiTheme="minorHAnsi" w:cstheme="minorHAnsi"/>
            <w:sz w:val="22"/>
            <w:szCs w:val="22"/>
            <w:rPrChange w:id="178" w:author="Liu yuancheng" w:date="2022-04-08T10:56:00Z">
              <w:rPr/>
            </w:rPrChange>
          </w:rPr>
          <w:fldChar w:fldCharType="begin"/>
        </w:r>
        <w:r w:rsidR="001D1A92" w:rsidRPr="004B544D">
          <w:rPr>
            <w:rFonts w:asciiTheme="minorHAnsi" w:hAnsiTheme="minorHAnsi" w:cstheme="minorHAnsi"/>
            <w:sz w:val="22"/>
            <w:szCs w:val="22"/>
            <w:rPrChange w:id="179" w:author="Liu yuancheng" w:date="2022-04-08T10:56:00Z">
              <w:rPr/>
            </w:rPrChange>
          </w:rPr>
          <w:instrText xml:space="preserve"> HYPERLINK "mailto:support@ncl.sg" </w:instrText>
        </w:r>
        <w:r w:rsidR="001D1A92" w:rsidRPr="004B544D">
          <w:rPr>
            <w:rFonts w:asciiTheme="minorHAnsi" w:hAnsiTheme="minorHAnsi" w:cstheme="minorHAnsi"/>
            <w:sz w:val="22"/>
            <w:szCs w:val="22"/>
            <w:rPrChange w:id="180" w:author="Liu yuancheng" w:date="2022-04-08T10:56:00Z">
              <w:rPr>
                <w:rStyle w:val="Hyperlink"/>
              </w:rPr>
            </w:rPrChange>
          </w:rPr>
          <w:fldChar w:fldCharType="separate"/>
        </w:r>
        <w:r w:rsidR="001D1A92" w:rsidRPr="004B544D">
          <w:rPr>
            <w:rStyle w:val="Hyperlink"/>
            <w:rFonts w:asciiTheme="minorHAnsi" w:hAnsiTheme="minorHAnsi" w:cstheme="minorHAnsi"/>
            <w:sz w:val="22"/>
            <w:szCs w:val="22"/>
            <w:rPrChange w:id="181" w:author="Liu yuancheng" w:date="2022-04-08T10:56:00Z">
              <w:rPr>
                <w:rStyle w:val="Hyperlink"/>
              </w:rPr>
            </w:rPrChange>
          </w:rPr>
          <w:t>support@ncl.sg</w:t>
        </w:r>
        <w:r w:rsidR="001D1A92" w:rsidRPr="004B544D">
          <w:rPr>
            <w:rStyle w:val="Hyperlink"/>
            <w:rFonts w:asciiTheme="minorHAnsi" w:hAnsiTheme="minorHAnsi" w:cstheme="minorHAnsi"/>
            <w:sz w:val="22"/>
            <w:szCs w:val="22"/>
            <w:rPrChange w:id="182" w:author="Liu yuancheng" w:date="2022-04-08T10:56:00Z">
              <w:rPr>
                <w:rStyle w:val="Hyperlink"/>
              </w:rPr>
            </w:rPrChange>
          </w:rPr>
          <w:fldChar w:fldCharType="end"/>
        </w:r>
        <w:r w:rsidR="001D1A92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).</w:t>
        </w:r>
      </w:ins>
      <w:ins w:id="183" w:author="Xu Jia" w:date="2022-04-07T21:47:00Z">
        <w:del w:id="184" w:author="Liu yuancheng" w:date="2022-04-08T10:55:00Z">
          <w:r w:rsidR="005E5566" w:rsidDel="001D1A92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</w:rPr>
            <w:delText xml:space="preserve"> following the </w:delText>
          </w:r>
        </w:del>
        <w:del w:id="185" w:author="Liu yuancheng" w:date="2022-04-07T23:04:00Z">
          <w:r w:rsidR="005E5566" w:rsidDel="00E2547D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</w:rPr>
            <w:delText>methond</w:delText>
          </w:r>
        </w:del>
        <w:del w:id="186" w:author="Liu yuancheng" w:date="2022-04-08T10:55:00Z">
          <w:r w:rsidR="005E5566" w:rsidDel="001D1A92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</w:rPr>
            <w:delText xml:space="preserve"> in TODO</w:delText>
          </w:r>
          <w:r w:rsidR="00025B58" w:rsidDel="001D1A92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</w:rPr>
            <w:delText>.</w:delText>
          </w:r>
        </w:del>
      </w:ins>
    </w:p>
    <w:bookmarkEnd w:id="176"/>
    <w:p w14:paraId="5C306E9F" w14:textId="5604065C" w:rsidR="003C5829" w:rsidRPr="003C5829" w:rsidRDefault="003C5829" w:rsidP="00083E33">
      <w:pPr>
        <w:pStyle w:val="md-end-block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 w:rsidRPr="00390A5C">
        <w:rPr>
          <w:rStyle w:val="md-plain"/>
          <w:rFonts w:asciiTheme="minorHAnsi" w:hAnsiTheme="minorHAnsi" w:cstheme="minorHAnsi"/>
          <w:b/>
          <w:bCs/>
          <w:color w:val="333333"/>
          <w:sz w:val="22"/>
          <w:szCs w:val="22"/>
        </w:rPr>
        <w:t>Step</w:t>
      </w:r>
      <w:ins w:id="187" w:author="Liu yuancheng" w:date="2022-04-08T10:52:00Z">
        <w:r w:rsidR="009A104B">
          <w:rPr>
            <w:rStyle w:val="md-plain"/>
            <w:rFonts w:asciiTheme="minorHAnsi" w:hAnsiTheme="minorHAnsi" w:cstheme="minorHAnsi"/>
            <w:b/>
            <w:bCs/>
            <w:color w:val="333333"/>
            <w:sz w:val="22"/>
            <w:szCs w:val="22"/>
          </w:rPr>
          <w:t>_</w:t>
        </w:r>
      </w:ins>
      <w:del w:id="188" w:author="Liu yuancheng" w:date="2022-04-08T10:52:00Z">
        <w:r w:rsidR="00E31D5A" w:rsidDel="009A104B">
          <w:rPr>
            <w:rStyle w:val="md-plain"/>
            <w:rFonts w:asciiTheme="minorHAnsi" w:hAnsiTheme="minorHAnsi" w:cstheme="minorHAnsi"/>
            <w:b/>
            <w:bCs/>
            <w:color w:val="333333"/>
            <w:sz w:val="22"/>
            <w:szCs w:val="22"/>
          </w:rPr>
          <w:delText xml:space="preserve"> </w:delText>
        </w:r>
      </w:del>
      <w:r w:rsidRPr="00390A5C">
        <w:rPr>
          <w:rStyle w:val="md-plain"/>
          <w:rFonts w:asciiTheme="minorHAnsi" w:hAnsiTheme="minorHAnsi" w:cstheme="minorHAnsi"/>
          <w:b/>
          <w:bCs/>
          <w:color w:val="333333"/>
          <w:sz w:val="22"/>
          <w:szCs w:val="22"/>
        </w:rPr>
        <w:t>2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: In the left side </w:t>
      </w:r>
      <w:del w:id="189" w:author="Xu Jia" w:date="2022-04-07T21:47:00Z">
        <w:r w:rsidRPr="003C5829" w:rsidDel="00025B58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delText xml:space="preserve">guidance </w:delText>
        </w:r>
      </w:del>
      <w:ins w:id="190" w:author="Xu Jia" w:date="2022-04-07T21:47:00Z">
        <w:r w:rsidR="00025B58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navigation panel</w:t>
        </w:r>
      </w:ins>
      <w:del w:id="191" w:author="Xu Jia" w:date="2022-04-07T21:47:00Z">
        <w:r w:rsidRPr="003C5829" w:rsidDel="00025B58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delText>menu</w:delText>
        </w:r>
      </w:del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, select </w:t>
      </w:r>
      <w:r w:rsidRPr="003C5829">
        <w:rPr>
          <w:rStyle w:val="HTMLCode"/>
          <w:rFonts w:asciiTheme="minorHAnsi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Project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=&gt; </w:t>
      </w:r>
      <w:r w:rsidRPr="003C5829">
        <w:rPr>
          <w:rStyle w:val="HTMLCode"/>
          <w:rFonts w:asciiTheme="minorHAnsi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Compute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=&gt; </w:t>
      </w:r>
      <w:r w:rsidRPr="003C5829">
        <w:rPr>
          <w:rStyle w:val="HTMLCode"/>
          <w:rFonts w:asciiTheme="minorHAnsi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Instance</w:t>
      </w:r>
      <w:ins w:id="192" w:author="Xu Jia" w:date="2022-04-07T21:48:00Z">
        <w:r w:rsidR="00025B58">
          <w:rPr>
            <w:rStyle w:val="HTMLCode"/>
            <w:rFonts w:asciiTheme="minorHAnsi" w:hAnsiTheme="minorHAnsi" w:cstheme="minorHAnsi"/>
            <w:color w:val="333333"/>
            <w:sz w:val="22"/>
            <w:szCs w:val="22"/>
            <w:bdr w:val="single" w:sz="6" w:space="0" w:color="E7EAED" w:frame="1"/>
            <w:shd w:val="clear" w:color="auto" w:fill="F3F4F4"/>
          </w:rPr>
          <w:t>s</w:t>
        </w:r>
      </w:ins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to instance management page.</w:t>
      </w:r>
    </w:p>
    <w:p w14:paraId="7F3B9B79" w14:textId="7374EA5C" w:rsidR="00140F79" w:rsidRPr="003C5829" w:rsidRDefault="003C5829" w:rsidP="00083E33">
      <w:pPr>
        <w:pStyle w:val="md-end-block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 w:rsidRPr="00390A5C">
        <w:rPr>
          <w:rStyle w:val="md-plain"/>
          <w:rFonts w:asciiTheme="minorHAnsi" w:hAnsiTheme="minorHAnsi" w:cstheme="minorHAnsi"/>
          <w:b/>
          <w:bCs/>
          <w:color w:val="333333"/>
          <w:sz w:val="22"/>
          <w:szCs w:val="22"/>
        </w:rPr>
        <w:t>Step</w:t>
      </w:r>
      <w:ins w:id="193" w:author="Liu yuancheng" w:date="2022-04-08T10:52:00Z">
        <w:r w:rsidR="009A104B">
          <w:rPr>
            <w:rStyle w:val="md-plain"/>
            <w:rFonts w:asciiTheme="minorHAnsi" w:hAnsiTheme="minorHAnsi" w:cstheme="minorHAnsi"/>
            <w:b/>
            <w:bCs/>
            <w:color w:val="333333"/>
            <w:sz w:val="22"/>
            <w:szCs w:val="22"/>
          </w:rPr>
          <w:t>_</w:t>
        </w:r>
      </w:ins>
      <w:del w:id="194" w:author="Liu yuancheng" w:date="2022-04-08T10:52:00Z">
        <w:r w:rsidR="00E31D5A" w:rsidDel="009A104B">
          <w:rPr>
            <w:rStyle w:val="md-plain"/>
            <w:rFonts w:asciiTheme="minorHAnsi" w:hAnsiTheme="minorHAnsi" w:cstheme="minorHAnsi"/>
            <w:b/>
            <w:bCs/>
            <w:color w:val="333333"/>
            <w:sz w:val="22"/>
            <w:szCs w:val="22"/>
          </w:rPr>
          <w:delText xml:space="preserve"> </w:delText>
        </w:r>
      </w:del>
      <w:r w:rsidRPr="00390A5C">
        <w:rPr>
          <w:rStyle w:val="md-plain"/>
          <w:rFonts w:asciiTheme="minorHAnsi" w:hAnsiTheme="minorHAnsi" w:cstheme="minorHAnsi"/>
          <w:b/>
          <w:bCs/>
          <w:color w:val="333333"/>
          <w:sz w:val="22"/>
          <w:szCs w:val="22"/>
        </w:rPr>
        <w:t>3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: In the instance management page select </w:t>
      </w:r>
      <w:r w:rsidRPr="003C5829">
        <w:rPr>
          <w:rStyle w:val="HTMLCode"/>
          <w:rFonts w:asciiTheme="minorHAnsi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launch Instance</w:t>
      </w:r>
      <w:r w:rsidRPr="003C5829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button. </w:t>
      </w:r>
    </w:p>
    <w:p w14:paraId="65E6B74E" w14:textId="166C9892" w:rsidR="002149F5" w:rsidRDefault="00745827">
      <w:r>
        <w:rPr>
          <w:noProof/>
        </w:rPr>
        <w:drawing>
          <wp:inline distT="0" distB="0" distL="0" distR="0" wp14:anchorId="3D634C66" wp14:editId="6F2C283A">
            <wp:extent cx="5731510" cy="282638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56AC" w14:textId="41B00866" w:rsidR="002149F5" w:rsidRDefault="002149F5"/>
    <w:p w14:paraId="2023FB99" w14:textId="5D6F5796" w:rsidR="00B80CFC" w:rsidRPr="003D364B" w:rsidRDefault="00B80CFC" w:rsidP="003D364B">
      <w:pPr>
        <w:pStyle w:val="Heading3"/>
        <w:rPr>
          <w:rStyle w:val="md-plain"/>
          <w:color w:val="auto"/>
        </w:rPr>
      </w:pPr>
      <w:bookmarkStart w:id="195" w:name="_Toc100267654"/>
      <w:r w:rsidRPr="003D364B">
        <w:rPr>
          <w:color w:val="auto"/>
        </w:rPr>
        <w:t xml:space="preserve">2.2.2 </w:t>
      </w:r>
      <w:r w:rsidRPr="003D364B">
        <w:rPr>
          <w:rStyle w:val="md-plain"/>
          <w:color w:val="auto"/>
        </w:rPr>
        <w:t xml:space="preserve">Create </w:t>
      </w:r>
      <w:r w:rsidR="00A97592" w:rsidRPr="003D364B">
        <w:rPr>
          <w:rStyle w:val="md-plain"/>
          <w:color w:val="auto"/>
        </w:rPr>
        <w:t xml:space="preserve">an </w:t>
      </w:r>
      <w:r w:rsidRPr="003D364B">
        <w:rPr>
          <w:rStyle w:val="md-plain"/>
          <w:color w:val="auto"/>
        </w:rPr>
        <w:t xml:space="preserve">Instance with Windows-VM </w:t>
      </w:r>
      <w:r w:rsidR="00A97592" w:rsidRPr="003D364B">
        <w:rPr>
          <w:rStyle w:val="md-plain"/>
          <w:color w:val="auto"/>
        </w:rPr>
        <w:t>I</w:t>
      </w:r>
      <w:r w:rsidRPr="003D364B">
        <w:rPr>
          <w:rStyle w:val="md-plain"/>
          <w:color w:val="auto"/>
        </w:rPr>
        <w:t>mage</w:t>
      </w:r>
      <w:bookmarkEnd w:id="195"/>
    </w:p>
    <w:p w14:paraId="137FF268" w14:textId="77777777" w:rsidR="00BD1B42" w:rsidRPr="00BD1B42" w:rsidRDefault="00BD1B42" w:rsidP="00BD1B42">
      <w:pPr>
        <w:spacing w:after="0"/>
      </w:pPr>
    </w:p>
    <w:p w14:paraId="1CC3E97E" w14:textId="074A8F9C" w:rsidR="00F80149" w:rsidRPr="00BD1B42" w:rsidRDefault="00C9798F" w:rsidP="003D364B">
      <w:pPr>
        <w:jc w:val="both"/>
        <w:rPr>
          <w:rFonts w:cstheme="minorHAnsi"/>
        </w:rPr>
      </w:pPr>
      <w:r w:rsidRPr="00BD1B42">
        <w:rPr>
          <w:rFonts w:cstheme="minorHAnsi"/>
          <w:color w:val="333333"/>
          <w:shd w:val="clear" w:color="auto" w:fill="FFFFFF"/>
        </w:rPr>
        <w:t>After the instance configuration</w:t>
      </w:r>
      <w:r w:rsidR="00BD1B42">
        <w:rPr>
          <w:rFonts w:cstheme="minorHAnsi"/>
          <w:color w:val="333333"/>
          <w:shd w:val="clear" w:color="auto" w:fill="FFFFFF"/>
        </w:rPr>
        <w:t xml:space="preserve"> dialog </w:t>
      </w:r>
      <w:r w:rsidRPr="00BD1B42">
        <w:rPr>
          <w:rFonts w:cstheme="minorHAnsi"/>
          <w:color w:val="333333"/>
          <w:shd w:val="clear" w:color="auto" w:fill="FFFFFF"/>
        </w:rPr>
        <w:t xml:space="preserve">pop-up, config the instance </w:t>
      </w:r>
      <w:r w:rsidR="003D364B">
        <w:rPr>
          <w:rFonts w:cstheme="minorHAnsi"/>
          <w:color w:val="333333"/>
          <w:shd w:val="clear" w:color="auto" w:fill="FFFFFF"/>
        </w:rPr>
        <w:t xml:space="preserve">with </w:t>
      </w:r>
      <w:r w:rsidRPr="00BD1B42">
        <w:rPr>
          <w:rFonts w:cstheme="minorHAnsi"/>
          <w:color w:val="333333"/>
          <w:shd w:val="clear" w:color="auto" w:fill="FFFFFF"/>
        </w:rPr>
        <w:t>below steps:</w:t>
      </w:r>
    </w:p>
    <w:p w14:paraId="0D504129" w14:textId="57499448" w:rsidR="00773B04" w:rsidRDefault="00773B04" w:rsidP="003D364B">
      <w:pPr>
        <w:jc w:val="both"/>
      </w:pPr>
      <w:r w:rsidRPr="00693C31">
        <w:rPr>
          <w:b/>
          <w:bCs/>
        </w:rPr>
        <w:t>Step</w:t>
      </w:r>
      <w:ins w:id="196" w:author="Liu yuancheng" w:date="2022-04-08T10:57:00Z">
        <w:r w:rsidR="004B544D">
          <w:rPr>
            <w:b/>
            <w:bCs/>
          </w:rPr>
          <w:t>_</w:t>
        </w:r>
      </w:ins>
      <w:del w:id="197" w:author="Liu yuancheng" w:date="2022-04-08T10:57:00Z">
        <w:r w:rsidRPr="00693C31" w:rsidDel="004B544D">
          <w:rPr>
            <w:b/>
            <w:bCs/>
          </w:rPr>
          <w:delText xml:space="preserve"> </w:delText>
        </w:r>
      </w:del>
      <w:r w:rsidRPr="00693C31">
        <w:rPr>
          <w:b/>
          <w:bCs/>
        </w:rPr>
        <w:t>1</w:t>
      </w:r>
      <w:r>
        <w:t>: Add</w:t>
      </w:r>
      <w:del w:id="198" w:author="Liu yuancheng" w:date="2022-04-08T10:57:00Z">
        <w:r w:rsidDel="0080670B">
          <w:delText>ed</w:delText>
        </w:r>
      </w:del>
      <w:r>
        <w:t xml:space="preserve"> a unique instance name (instance ID) in the </w:t>
      </w:r>
      <w:ins w:id="199" w:author="Xu Jia" w:date="2022-04-07T21:50:00Z">
        <w:r w:rsidR="00025B58">
          <w:t>“</w:t>
        </w:r>
      </w:ins>
      <w:del w:id="200" w:author="Xu Jia" w:date="2022-04-07T21:50:00Z">
        <w:r w:rsidDel="00025B58">
          <w:delText xml:space="preserve">detail </w:delText>
        </w:r>
      </w:del>
      <w:ins w:id="201" w:author="Xu Jia" w:date="2022-04-07T21:50:00Z">
        <w:r w:rsidR="00025B58">
          <w:t xml:space="preserve">Details” </w:t>
        </w:r>
      </w:ins>
      <w:r>
        <w:t>config page (as shown below).</w:t>
      </w:r>
    </w:p>
    <w:p w14:paraId="08DA79AF" w14:textId="77777777" w:rsidR="009562CC" w:rsidRDefault="00773B04" w:rsidP="003D364B">
      <w:pPr>
        <w:jc w:val="both"/>
      </w:pPr>
      <w:r>
        <w:t>Use default setting:</w:t>
      </w:r>
    </w:p>
    <w:p w14:paraId="455B9D1A" w14:textId="72808E8A" w:rsidR="009562CC" w:rsidRDefault="00773B04" w:rsidP="003D364B">
      <w:pPr>
        <w:pStyle w:val="ListParagraph"/>
        <w:numPr>
          <w:ilvl w:val="0"/>
          <w:numId w:val="2"/>
        </w:numPr>
        <w:jc w:val="both"/>
      </w:pPr>
      <w:r>
        <w:t>Availability Zone</w:t>
      </w:r>
      <w:r w:rsidR="00D22031">
        <w:t>:</w:t>
      </w:r>
      <w:r>
        <w:t xml:space="preserve"> </w:t>
      </w:r>
      <w:r w:rsidR="00D22031" w:rsidRPr="00D22031">
        <w:rPr>
          <w:b/>
          <w:bCs/>
        </w:rPr>
        <w:t>nova</w:t>
      </w:r>
      <w:r w:rsidR="00D22031">
        <w:t>.</w:t>
      </w:r>
      <w:r>
        <w:t xml:space="preserve"> </w:t>
      </w:r>
    </w:p>
    <w:p w14:paraId="75878DC6" w14:textId="48E9362C" w:rsidR="002149F5" w:rsidRDefault="00773B04" w:rsidP="003D364B">
      <w:pPr>
        <w:pStyle w:val="ListParagraph"/>
        <w:numPr>
          <w:ilvl w:val="0"/>
          <w:numId w:val="2"/>
        </w:numPr>
        <w:jc w:val="both"/>
      </w:pPr>
      <w:r>
        <w:t>Instance Count</w:t>
      </w:r>
      <w:r w:rsidR="00D22031">
        <w:t>:</w:t>
      </w:r>
      <w:r>
        <w:t xml:space="preserve"> </w:t>
      </w:r>
      <w:r w:rsidRPr="00D22031">
        <w:rPr>
          <w:b/>
          <w:bCs/>
        </w:rPr>
        <w:t>1</w:t>
      </w:r>
      <w:r>
        <w:t>;</w:t>
      </w:r>
    </w:p>
    <w:p w14:paraId="59961E12" w14:textId="2DD363FD" w:rsidR="002149F5" w:rsidRDefault="00494DBF">
      <w:r>
        <w:rPr>
          <w:noProof/>
        </w:rPr>
        <w:lastRenderedPageBreak/>
        <w:drawing>
          <wp:inline distT="0" distB="0" distL="0" distR="0" wp14:anchorId="4B9D1ED4" wp14:editId="6A5D7012">
            <wp:extent cx="5400000" cy="3247418"/>
            <wp:effectExtent l="19050" t="19050" r="10795" b="1016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4741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D08FB0" w14:textId="77A777DE" w:rsidR="0099006B" w:rsidRDefault="0099006B">
      <w:pPr>
        <w:jc w:val="both"/>
      </w:pPr>
      <w:r w:rsidRPr="00C75A64">
        <w:rPr>
          <w:b/>
          <w:bCs/>
        </w:rPr>
        <w:t>Step</w:t>
      </w:r>
      <w:ins w:id="202" w:author="Liu yuancheng" w:date="2022-04-08T10:57:00Z">
        <w:r w:rsidR="00BC3F0B">
          <w:rPr>
            <w:b/>
            <w:bCs/>
          </w:rPr>
          <w:t>_</w:t>
        </w:r>
      </w:ins>
      <w:del w:id="203" w:author="Liu yuancheng" w:date="2022-04-08T10:57:00Z">
        <w:r w:rsidR="00FF7F84" w:rsidDel="00BC3F0B">
          <w:rPr>
            <w:b/>
            <w:bCs/>
          </w:rPr>
          <w:delText xml:space="preserve"> </w:delText>
        </w:r>
      </w:del>
      <w:r w:rsidRPr="00C75A64">
        <w:rPr>
          <w:b/>
          <w:bCs/>
        </w:rPr>
        <w:t>2</w:t>
      </w:r>
      <w:r w:rsidR="00C75A64">
        <w:t xml:space="preserve">: </w:t>
      </w:r>
      <w:r>
        <w:t xml:space="preserve"> </w:t>
      </w:r>
      <w:ins w:id="204" w:author="Xu Jia" w:date="2022-04-07T21:49:00Z">
        <w:r w:rsidR="00025B58">
          <w:t xml:space="preserve">Click “Next” </w:t>
        </w:r>
      </w:ins>
      <w:ins w:id="205" w:author="Xu Jia" w:date="2022-04-07T21:50:00Z">
        <w:r w:rsidR="00025B58">
          <w:t>then s</w:t>
        </w:r>
      </w:ins>
      <w:del w:id="206" w:author="Xu Jia" w:date="2022-04-07T21:50:00Z">
        <w:r w:rsidDel="00025B58">
          <w:delText>S</w:delText>
        </w:r>
      </w:del>
      <w:r>
        <w:t>witch to `</w:t>
      </w:r>
      <w:r w:rsidRPr="00227C28">
        <w:rPr>
          <w:b/>
          <w:bCs/>
        </w:rPr>
        <w:t>source</w:t>
      </w:r>
      <w:r>
        <w:t>` page to select the Image, in the</w:t>
      </w:r>
      <w:r w:rsidR="00FA3313">
        <w:t xml:space="preserve"> public VM-</w:t>
      </w:r>
      <w:r>
        <w:t>image</w:t>
      </w:r>
      <w:r w:rsidR="00327F7F">
        <w:t xml:space="preserve"> (*qcow2</w:t>
      </w:r>
      <w:del w:id="207" w:author="Liu yuancheng" w:date="2022-04-08T10:58:00Z">
        <w:r w:rsidR="00327F7F" w:rsidDel="004020F3">
          <w:delText xml:space="preserve">) </w:delText>
        </w:r>
        <w:r w:rsidDel="004020F3">
          <w:delText xml:space="preserve"> available</w:delText>
        </w:r>
      </w:del>
      <w:ins w:id="208" w:author="Liu yuancheng" w:date="2022-04-08T10:58:00Z">
        <w:r w:rsidR="004020F3">
          <w:t>) available</w:t>
        </w:r>
      </w:ins>
      <w:r>
        <w:t xml:space="preserve"> list</w:t>
      </w:r>
      <w:r w:rsidR="000473F4">
        <w:t xml:space="preserve"> </w:t>
      </w:r>
      <w:r>
        <w:t xml:space="preserve">select the </w:t>
      </w:r>
      <w:r w:rsidR="00227C28">
        <w:t>W</w:t>
      </w:r>
      <w:r>
        <w:t xml:space="preserve">indows VM image </w:t>
      </w:r>
      <w:r w:rsidR="00F67DAA">
        <w:t xml:space="preserve">you want to use </w:t>
      </w:r>
      <w:r>
        <w:t>(Windows10_Pro_x64) and press the '</w:t>
      </w:r>
      <w:r w:rsidRPr="00F50F09">
        <w:rPr>
          <w:b/>
          <w:bCs/>
        </w:rPr>
        <w:t>up</w:t>
      </w:r>
      <w:r>
        <w:t xml:space="preserve">' arrow button to </w:t>
      </w:r>
      <w:r w:rsidR="00F50F09">
        <w:t>add</w:t>
      </w:r>
      <w:r>
        <w:t xml:space="preserve"> the image to the allocated list. </w:t>
      </w:r>
    </w:p>
    <w:p w14:paraId="21AF9BBB" w14:textId="1EAE0094" w:rsidR="00494DBF" w:rsidRDefault="0099006B" w:rsidP="0099006B">
      <w:r>
        <w:t>Use default setting</w:t>
      </w:r>
      <w:ins w:id="209" w:author="Xu Jia" w:date="2022-04-07T21:52:00Z">
        <w:r w:rsidR="00025B58">
          <w:t>.</w:t>
        </w:r>
      </w:ins>
      <w:del w:id="210" w:author="Xu Jia" w:date="2022-04-07T21:52:00Z">
        <w:r w:rsidDel="00025B58">
          <w:delText>:</w:delText>
        </w:r>
      </w:del>
      <w:r>
        <w:t xml:space="preserve"> Select Boot Source</w:t>
      </w:r>
      <w:ins w:id="211" w:author="Xu Jia" w:date="2022-04-07T21:52:00Z">
        <w:r w:rsidR="00025B58">
          <w:t>:</w:t>
        </w:r>
      </w:ins>
      <w:r>
        <w:t xml:space="preserve"> `</w:t>
      </w:r>
      <w:r w:rsidRPr="001B458B">
        <w:rPr>
          <w:b/>
          <w:bCs/>
        </w:rPr>
        <w:t>image</w:t>
      </w:r>
      <w:r>
        <w:t>` ; Create New Volume</w:t>
      </w:r>
      <w:ins w:id="212" w:author="Xu Jia" w:date="2022-04-07T21:51:00Z">
        <w:r w:rsidR="00025B58">
          <w:t>:</w:t>
        </w:r>
      </w:ins>
      <w:r>
        <w:t xml:space="preserve"> `</w:t>
      </w:r>
      <w:r w:rsidRPr="001B458B">
        <w:rPr>
          <w:b/>
          <w:bCs/>
        </w:rPr>
        <w:t>No</w:t>
      </w:r>
      <w:r>
        <w:t>`;</w:t>
      </w:r>
    </w:p>
    <w:p w14:paraId="450EAEE4" w14:textId="09E68A07" w:rsidR="00494DBF" w:rsidRDefault="00B162E8">
      <w:r>
        <w:rPr>
          <w:noProof/>
        </w:rPr>
        <w:drawing>
          <wp:inline distT="0" distB="0" distL="0" distR="0" wp14:anchorId="7B3AF931" wp14:editId="406D16C3">
            <wp:extent cx="5400000" cy="3942610"/>
            <wp:effectExtent l="19050" t="19050" r="10795" b="2032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426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F55DE" w14:textId="334ABDEC" w:rsidR="00E7570D" w:rsidRDefault="00B019C6" w:rsidP="00E7570D">
      <w:r w:rsidRPr="00F50F09">
        <w:rPr>
          <w:b/>
          <w:bCs/>
        </w:rPr>
        <w:t>Note</w:t>
      </w:r>
      <w:r>
        <w:t>: Public image can be used in any instance</w:t>
      </w:r>
      <w:ins w:id="213" w:author="Liu yuancheng" w:date="2022-04-08T10:59:00Z">
        <w:r w:rsidR="004020F3">
          <w:t xml:space="preserve">, but </w:t>
        </w:r>
      </w:ins>
      <w:del w:id="214" w:author="Liu yuancheng" w:date="2022-04-08T10:59:00Z">
        <w:r w:rsidDel="004020F3">
          <w:delText xml:space="preserve"> and </w:delText>
        </w:r>
      </w:del>
      <w:r>
        <w:t xml:space="preserve">private image can only be used in your own </w:t>
      </w:r>
      <w:ins w:id="215" w:author="Liu yuancheng" w:date="2022-04-08T10:59:00Z">
        <w:r w:rsidR="00F20C1A">
          <w:t xml:space="preserve">project </w:t>
        </w:r>
      </w:ins>
      <w:r>
        <w:t>instance</w:t>
      </w:r>
      <w:r w:rsidR="00581D94">
        <w:t>.</w:t>
      </w:r>
    </w:p>
    <w:p w14:paraId="6C49F2A7" w14:textId="34ABFC64" w:rsidR="00F26DCC" w:rsidRDefault="00E7570D" w:rsidP="004F616D">
      <w:pPr>
        <w:jc w:val="both"/>
      </w:pPr>
      <w:r w:rsidRPr="00E7570D">
        <w:rPr>
          <w:b/>
          <w:bCs/>
        </w:rPr>
        <w:lastRenderedPageBreak/>
        <w:t>Step</w:t>
      </w:r>
      <w:ins w:id="216" w:author="Liu yuancheng" w:date="2022-04-08T10:59:00Z">
        <w:r w:rsidR="007F1DB0">
          <w:rPr>
            <w:b/>
            <w:bCs/>
          </w:rPr>
          <w:t>_</w:t>
        </w:r>
      </w:ins>
      <w:del w:id="217" w:author="Liu yuancheng" w:date="2022-04-08T10:59:00Z">
        <w:r w:rsidR="0019735E" w:rsidDel="007F1DB0">
          <w:rPr>
            <w:b/>
            <w:bCs/>
          </w:rPr>
          <w:delText xml:space="preserve"> </w:delText>
        </w:r>
      </w:del>
      <w:r w:rsidRPr="00E7570D">
        <w:rPr>
          <w:b/>
          <w:bCs/>
        </w:rPr>
        <w:t>3</w:t>
      </w:r>
      <w:r>
        <w:t xml:space="preserve">: Switch to </w:t>
      </w:r>
      <w:ins w:id="218" w:author="Xu Jia" w:date="2022-04-07T21:53:00Z">
        <w:r w:rsidR="00FF3FCB">
          <w:t>“</w:t>
        </w:r>
      </w:ins>
      <w:del w:id="219" w:author="Xu Jia" w:date="2022-04-07T21:53:00Z">
        <w:r w:rsidR="004F616D" w:rsidDel="00FF3FCB">
          <w:delText>f</w:delText>
        </w:r>
        <w:r w:rsidDel="00FF3FCB">
          <w:delText xml:space="preserve">lavor </w:delText>
        </w:r>
      </w:del>
      <w:ins w:id="220" w:author="Xu Jia" w:date="2022-04-07T21:53:00Z">
        <w:r w:rsidR="00FF3FCB">
          <w:t xml:space="preserve">Flavor” </w:t>
        </w:r>
      </w:ins>
      <w:r>
        <w:t>page to select the image instance hardware config. Press the 'up' arrow button to add the flavor as shown below (We prefer use to use the `</w:t>
      </w:r>
      <w:r w:rsidRPr="00C66111">
        <w:rPr>
          <w:b/>
          <w:bCs/>
        </w:rPr>
        <w:t>m1.medium</w:t>
      </w:r>
      <w:r>
        <w:t>`</w:t>
      </w:r>
      <w:ins w:id="221" w:author="Liu yuancheng" w:date="2022-04-08T11:00:00Z">
        <w:r w:rsidR="005B3FDD">
          <w:t xml:space="preserve"> or higher level flavor </w:t>
        </w:r>
      </w:ins>
      <w:r>
        <w:t xml:space="preserve"> for all the </w:t>
      </w:r>
      <w:r w:rsidR="00465E46">
        <w:t>W</w:t>
      </w:r>
      <w:r>
        <w:t>indows VM):</w:t>
      </w:r>
    </w:p>
    <w:p w14:paraId="437F8787" w14:textId="24E4C871" w:rsidR="00F26DCC" w:rsidRDefault="00C1326D">
      <w:r>
        <w:rPr>
          <w:noProof/>
        </w:rPr>
        <w:drawing>
          <wp:inline distT="0" distB="0" distL="0" distR="0" wp14:anchorId="485763CD" wp14:editId="190F55B0">
            <wp:extent cx="5400000" cy="4221405"/>
            <wp:effectExtent l="19050" t="19050" r="10795" b="2730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214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2BAAF" w14:textId="10D34D75" w:rsidR="00494DBF" w:rsidRPr="008C73DA" w:rsidRDefault="008C73DA" w:rsidP="008C73DA">
      <w:pPr>
        <w:jc w:val="both"/>
        <w:rPr>
          <w:rFonts w:cstheme="minorHAnsi"/>
        </w:rPr>
      </w:pPr>
      <w:r w:rsidRPr="008C73DA">
        <w:rPr>
          <w:rFonts w:cstheme="minorHAnsi"/>
          <w:b/>
          <w:bCs/>
        </w:rPr>
        <w:t>Note</w:t>
      </w:r>
      <w:r w:rsidRPr="008C73DA">
        <w:rPr>
          <w:rFonts w:cstheme="minorHAnsi"/>
        </w:rPr>
        <w:t xml:space="preserve">: </w:t>
      </w:r>
      <w:r w:rsidRPr="008C73DA">
        <w:rPr>
          <w:rStyle w:val="md-plain"/>
          <w:rFonts w:cstheme="minorHAnsi"/>
          <w:color w:val="333333"/>
          <w:shd w:val="clear" w:color="auto" w:fill="FFFFFF"/>
        </w:rPr>
        <w:t>If the flavor shows "alert" icon of the flavor (as shown below), that means your instance doesn't have enough capacity for allocating the hardware flavor</w:t>
      </w:r>
      <w:ins w:id="222" w:author="Xu Jia" w:date="2022-04-07T21:54:00Z">
        <w:r w:rsidR="00FF3FCB">
          <w:rPr>
            <w:rStyle w:val="md-plain"/>
            <w:rFonts w:cstheme="minorHAnsi"/>
            <w:color w:val="333333"/>
            <w:shd w:val="clear" w:color="auto" w:fill="FFFFFF"/>
          </w:rPr>
          <w:t xml:space="preserve">. </w:t>
        </w:r>
      </w:ins>
      <w:ins w:id="223" w:author="Xu Jia" w:date="2022-04-07T21:55:00Z">
        <w:r w:rsidR="00FF3FCB">
          <w:rPr>
            <w:rStyle w:val="md-plain"/>
            <w:rFonts w:cstheme="minorHAnsi"/>
            <w:color w:val="333333"/>
            <w:shd w:val="clear" w:color="auto" w:fill="FFFFFF"/>
          </w:rPr>
          <w:t>C</w:t>
        </w:r>
      </w:ins>
      <w:ins w:id="224" w:author="Xu Jia" w:date="2022-04-07T21:54:00Z">
        <w:r w:rsidR="00FF3FCB">
          <w:rPr>
            <w:rStyle w:val="md-plain"/>
            <w:rFonts w:cstheme="minorHAnsi"/>
            <w:color w:val="333333"/>
            <w:shd w:val="clear" w:color="auto" w:fill="FFFFFF"/>
          </w:rPr>
          <w:t xml:space="preserve">hoose a flavor which does not </w:t>
        </w:r>
      </w:ins>
      <w:ins w:id="225" w:author="Xu Jia" w:date="2022-04-07T21:55:00Z">
        <w:r w:rsidR="00FF3FCB">
          <w:rPr>
            <w:rStyle w:val="md-plain"/>
            <w:rFonts w:cstheme="minorHAnsi"/>
            <w:color w:val="333333"/>
            <w:shd w:val="clear" w:color="auto" w:fill="FFFFFF"/>
          </w:rPr>
          <w:t>contain</w:t>
        </w:r>
      </w:ins>
      <w:ins w:id="226" w:author="Xu Jia" w:date="2022-04-07T21:54:00Z">
        <w:r w:rsidR="00FF3FCB">
          <w:rPr>
            <w:rStyle w:val="md-plain"/>
            <w:rFonts w:cstheme="minorHAnsi"/>
            <w:color w:val="333333"/>
            <w:shd w:val="clear" w:color="auto" w:fill="FFFFFF"/>
          </w:rPr>
          <w:t xml:space="preserve"> any “alert” icons. Otherwise</w:t>
        </w:r>
      </w:ins>
      <w:ins w:id="227" w:author="Xu Jia" w:date="2022-04-07T21:55:00Z">
        <w:r w:rsidR="00FF3FCB">
          <w:rPr>
            <w:rStyle w:val="md-plain"/>
            <w:rFonts w:cstheme="minorHAnsi"/>
            <w:color w:val="333333"/>
            <w:shd w:val="clear" w:color="auto" w:fill="FFFFFF"/>
          </w:rPr>
          <w:t>,</w:t>
        </w:r>
      </w:ins>
      <w:del w:id="228" w:author="Xu Jia" w:date="2022-04-07T21:54:00Z">
        <w:r w:rsidRPr="008C73DA" w:rsidDel="00FF3FCB">
          <w:rPr>
            <w:rStyle w:val="md-plain"/>
            <w:rFonts w:cstheme="minorHAnsi"/>
            <w:color w:val="333333"/>
            <w:shd w:val="clear" w:color="auto" w:fill="FFFFFF"/>
          </w:rPr>
          <w:delText>,</w:delText>
        </w:r>
      </w:del>
      <w:r w:rsidRPr="008C73DA">
        <w:rPr>
          <w:rStyle w:val="md-plain"/>
          <w:rFonts w:cstheme="minorHAnsi"/>
          <w:color w:val="333333"/>
          <w:shd w:val="clear" w:color="auto" w:fill="FFFFFF"/>
        </w:rPr>
        <w:t xml:space="preserve"> please contact</w:t>
      </w:r>
      <w:r w:rsidR="00D97C1B">
        <w:rPr>
          <w:rStyle w:val="md-plain"/>
          <w:rFonts w:cstheme="minorHAnsi"/>
          <w:color w:val="333333"/>
          <w:shd w:val="clear" w:color="auto" w:fill="FFFFFF"/>
        </w:rPr>
        <w:t xml:space="preserve"> NCL </w:t>
      </w:r>
      <w:r w:rsidRPr="008C73DA">
        <w:rPr>
          <w:rStyle w:val="md-plain"/>
          <w:rFonts w:cstheme="minorHAnsi"/>
          <w:color w:val="333333"/>
          <w:shd w:val="clear" w:color="auto" w:fill="FFFFFF"/>
        </w:rPr>
        <w:t>support team to extend the</w:t>
      </w:r>
      <w:ins w:id="229" w:author="Liu yuancheng" w:date="2022-04-08T13:33:00Z">
        <w:r w:rsidR="00040516">
          <w:rPr>
            <w:rStyle w:val="md-plain"/>
            <w:rFonts w:cstheme="minorHAnsi"/>
            <w:color w:val="333333"/>
            <w:shd w:val="clear" w:color="auto" w:fill="FFFFFF"/>
          </w:rPr>
          <w:t xml:space="preserve"> instance</w:t>
        </w:r>
      </w:ins>
      <w:r w:rsidRPr="008C73DA">
        <w:rPr>
          <w:rStyle w:val="md-plain"/>
          <w:rFonts w:cstheme="minorHAnsi"/>
          <w:color w:val="333333"/>
          <w:shd w:val="clear" w:color="auto" w:fill="FFFFFF"/>
        </w:rPr>
        <w:t xml:space="preserve"> capacity if you </w:t>
      </w:r>
      <w:del w:id="230" w:author="Xu Jia" w:date="2022-04-07T21:56:00Z">
        <w:r w:rsidRPr="008C73DA" w:rsidDel="00FF3FCB">
          <w:rPr>
            <w:rStyle w:val="md-plain"/>
            <w:rFonts w:cstheme="minorHAnsi"/>
            <w:color w:val="333333"/>
            <w:shd w:val="clear" w:color="auto" w:fill="FFFFFF"/>
          </w:rPr>
          <w:delText>want</w:delText>
        </w:r>
      </w:del>
      <w:ins w:id="231" w:author="Xu Jia" w:date="2022-04-07T21:56:00Z">
        <w:r w:rsidR="00FF3FCB">
          <w:rPr>
            <w:rStyle w:val="md-plain"/>
            <w:rFonts w:cstheme="minorHAnsi"/>
            <w:color w:val="333333"/>
            <w:shd w:val="clear" w:color="auto" w:fill="FFFFFF"/>
          </w:rPr>
          <w:t>wish</w:t>
        </w:r>
      </w:ins>
      <w:r w:rsidRPr="008C73DA">
        <w:rPr>
          <w:rStyle w:val="md-plain"/>
          <w:rFonts w:cstheme="minorHAnsi"/>
          <w:color w:val="333333"/>
          <w:shd w:val="clear" w:color="auto" w:fill="FFFFFF"/>
        </w:rPr>
        <w:t xml:space="preserve">: </w:t>
      </w:r>
      <w:r w:rsidRPr="008C73DA">
        <w:rPr>
          <w:rStyle w:val="HTMLCode"/>
          <w:rFonts w:asciiTheme="minorHAnsi" w:eastAsiaTheme="minorEastAsia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support@ncl.sg</w:t>
      </w:r>
      <w:r w:rsidRPr="008C73DA">
        <w:rPr>
          <w:rStyle w:val="md-plain"/>
          <w:rFonts w:cstheme="minorHAnsi"/>
          <w:color w:val="333333"/>
          <w:shd w:val="clear" w:color="auto" w:fill="FFFFFF"/>
        </w:rPr>
        <w:t xml:space="preserve"> .</w:t>
      </w:r>
    </w:p>
    <w:p w14:paraId="37E9850D" w14:textId="3F4F7EA9" w:rsidR="00494DBF" w:rsidRDefault="00B51BEB">
      <w:r>
        <w:rPr>
          <w:noProof/>
        </w:rPr>
        <w:drawing>
          <wp:inline distT="0" distB="0" distL="0" distR="0" wp14:anchorId="4305D57A" wp14:editId="3EEA8126">
            <wp:extent cx="5400000" cy="1291669"/>
            <wp:effectExtent l="19050" t="19050" r="10795" b="2286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29166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596E0" w14:textId="5AE9D8B5" w:rsidR="00494DBF" w:rsidDel="007A1ED4" w:rsidRDefault="00494DBF">
      <w:pPr>
        <w:rPr>
          <w:del w:id="232" w:author="Liu yuancheng" w:date="2022-04-07T23:20:00Z"/>
          <w:rStyle w:val="md-plain"/>
          <w:rFonts w:cstheme="minorHAnsi"/>
          <w:b/>
          <w:bCs/>
          <w:color w:val="333333"/>
          <w:shd w:val="clear" w:color="auto" w:fill="FFFFFF"/>
        </w:rPr>
      </w:pPr>
    </w:p>
    <w:p w14:paraId="582B7783" w14:textId="77777777" w:rsidR="007A1ED4" w:rsidRDefault="007A1ED4">
      <w:pPr>
        <w:rPr>
          <w:ins w:id="233" w:author="Liu yuancheng" w:date="2022-04-07T23:20:00Z"/>
        </w:rPr>
      </w:pPr>
    </w:p>
    <w:p w14:paraId="19DB1DCB" w14:textId="77777777" w:rsidR="00053149" w:rsidDel="007A1ED4" w:rsidRDefault="00053149">
      <w:pPr>
        <w:rPr>
          <w:del w:id="234" w:author="Liu yuancheng" w:date="2022-04-07T23:20:00Z"/>
          <w:rStyle w:val="md-plain"/>
          <w:rFonts w:cstheme="minorHAnsi"/>
          <w:b/>
          <w:bCs/>
          <w:color w:val="333333"/>
          <w:shd w:val="clear" w:color="auto" w:fill="FFFFFF"/>
        </w:rPr>
      </w:pPr>
    </w:p>
    <w:p w14:paraId="38F1330B" w14:textId="5129B3F0" w:rsidR="00494DBF" w:rsidRPr="00B65330" w:rsidRDefault="00B65330">
      <w:pPr>
        <w:rPr>
          <w:rFonts w:cstheme="minorHAnsi"/>
        </w:rPr>
      </w:pPr>
      <w:r w:rsidRPr="00B65330">
        <w:rPr>
          <w:rStyle w:val="md-plain"/>
          <w:rFonts w:cstheme="minorHAnsi"/>
          <w:b/>
          <w:bCs/>
          <w:color w:val="333333"/>
          <w:shd w:val="clear" w:color="auto" w:fill="FFFFFF"/>
        </w:rPr>
        <w:t>Step</w:t>
      </w:r>
      <w:ins w:id="235" w:author="Liu yuancheng" w:date="2022-04-08T13:39:00Z">
        <w:r w:rsidR="00D559DA">
          <w:rPr>
            <w:rStyle w:val="md-plain"/>
            <w:rFonts w:cstheme="minorHAnsi"/>
            <w:b/>
            <w:bCs/>
            <w:color w:val="333333"/>
            <w:shd w:val="clear" w:color="auto" w:fill="FFFFFF"/>
          </w:rPr>
          <w:t>_</w:t>
        </w:r>
      </w:ins>
      <w:del w:id="236" w:author="Liu yuancheng" w:date="2022-04-08T13:39:00Z">
        <w:r w:rsidRPr="00B65330" w:rsidDel="00D559DA">
          <w:rPr>
            <w:rStyle w:val="md-plain"/>
            <w:rFonts w:cstheme="minorHAnsi"/>
            <w:b/>
            <w:bCs/>
            <w:color w:val="333333"/>
            <w:shd w:val="clear" w:color="auto" w:fill="FFFFFF"/>
          </w:rPr>
          <w:delText xml:space="preserve"> </w:delText>
        </w:r>
      </w:del>
      <w:r w:rsidRPr="00B65330">
        <w:rPr>
          <w:rStyle w:val="md-plain"/>
          <w:rFonts w:cstheme="minorHAnsi"/>
          <w:b/>
          <w:bCs/>
          <w:color w:val="333333"/>
          <w:shd w:val="clear" w:color="auto" w:fill="FFFFFF"/>
        </w:rPr>
        <w:t>4</w:t>
      </w:r>
      <w:r w:rsidRPr="00B65330">
        <w:rPr>
          <w:rStyle w:val="md-plain"/>
          <w:rFonts w:cstheme="minorHAnsi"/>
          <w:color w:val="333333"/>
          <w:shd w:val="clear" w:color="auto" w:fill="FFFFFF"/>
        </w:rPr>
        <w:t xml:space="preserve">: Switch to </w:t>
      </w:r>
      <w:ins w:id="237" w:author="Xu Jia" w:date="2022-04-07T21:56:00Z">
        <w:r w:rsidR="00FF3FCB">
          <w:rPr>
            <w:rStyle w:val="md-plain"/>
            <w:rFonts w:cstheme="minorHAnsi"/>
            <w:color w:val="333333"/>
            <w:shd w:val="clear" w:color="auto" w:fill="FFFFFF"/>
          </w:rPr>
          <w:t>“</w:t>
        </w:r>
        <w:r w:rsidR="00FF3FCB" w:rsidRPr="00F714FE">
          <w:rPr>
            <w:rStyle w:val="md-plain"/>
            <w:rFonts w:cstheme="minorHAnsi"/>
            <w:b/>
            <w:bCs/>
            <w:color w:val="333333"/>
            <w:shd w:val="clear" w:color="auto" w:fill="FFFFFF"/>
            <w:rPrChange w:id="238" w:author="Liu yuancheng" w:date="2022-04-08T13:33:00Z">
              <w:rPr>
                <w:rStyle w:val="md-plain"/>
                <w:rFonts w:cstheme="minorHAnsi"/>
                <w:color w:val="333333"/>
                <w:shd w:val="clear" w:color="auto" w:fill="FFFFFF"/>
              </w:rPr>
            </w:rPrChange>
          </w:rPr>
          <w:t>Networks</w:t>
        </w:r>
        <w:r w:rsidR="00FF3FCB">
          <w:rPr>
            <w:rStyle w:val="md-plain"/>
            <w:rFonts w:cstheme="minorHAnsi"/>
            <w:color w:val="333333"/>
            <w:shd w:val="clear" w:color="auto" w:fill="FFFFFF"/>
          </w:rPr>
          <w:t>”</w:t>
        </w:r>
      </w:ins>
      <w:del w:id="239" w:author="Xu Jia" w:date="2022-04-07T21:56:00Z">
        <w:r w:rsidRPr="00B65330" w:rsidDel="00FF3FCB">
          <w:rPr>
            <w:rStyle w:val="md-plain"/>
            <w:rFonts w:cstheme="minorHAnsi"/>
            <w:color w:val="333333"/>
            <w:shd w:val="clear" w:color="auto" w:fill="FFFFFF"/>
          </w:rPr>
          <w:delText>network</w:delText>
        </w:r>
      </w:del>
      <w:r w:rsidRPr="00B65330">
        <w:rPr>
          <w:rStyle w:val="md-plain"/>
          <w:rFonts w:cstheme="minorHAnsi"/>
          <w:color w:val="333333"/>
          <w:shd w:val="clear" w:color="auto" w:fill="FFFFFF"/>
        </w:rPr>
        <w:t xml:space="preserve"> config page and select </w:t>
      </w:r>
      <w:r w:rsidRPr="00B65330">
        <w:rPr>
          <w:rStyle w:val="HTMLCode"/>
          <w:rFonts w:asciiTheme="minorHAnsi" w:eastAsiaTheme="minorEastAsia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provider</w:t>
      </w:r>
      <w:r w:rsidRPr="00B65330">
        <w:rPr>
          <w:rStyle w:val="md-plain"/>
          <w:rFonts w:cstheme="minorHAnsi"/>
          <w:color w:val="333333"/>
          <w:shd w:val="clear" w:color="auto" w:fill="FFFFFF"/>
        </w:rPr>
        <w:t xml:space="preserve"> config. Press the 'up' arrow button to add the</w:t>
      </w:r>
      <w:r>
        <w:rPr>
          <w:rStyle w:val="md-plain"/>
          <w:rFonts w:cstheme="minorHAnsi"/>
          <w:color w:val="333333"/>
          <w:shd w:val="clear" w:color="auto" w:fill="FFFFFF"/>
        </w:rPr>
        <w:t xml:space="preserve"> provider network</w:t>
      </w:r>
      <w:r w:rsidR="00380B89">
        <w:rPr>
          <w:rStyle w:val="md-plain"/>
          <w:rFonts w:cstheme="minorHAnsi"/>
          <w:color w:val="333333"/>
          <w:shd w:val="clear" w:color="auto" w:fill="FFFFFF"/>
        </w:rPr>
        <w:t xml:space="preserve"> (as shown below)</w:t>
      </w:r>
      <w:r w:rsidR="00D850B5">
        <w:rPr>
          <w:rStyle w:val="md-plain"/>
          <w:rFonts w:cstheme="minorHAnsi"/>
          <w:color w:val="333333"/>
          <w:shd w:val="clear" w:color="auto" w:fill="FFFFFF"/>
        </w:rPr>
        <w:t>.</w:t>
      </w:r>
    </w:p>
    <w:p w14:paraId="4C3B9E3B" w14:textId="224CD6B4" w:rsidR="005371BE" w:rsidDel="00C516A5" w:rsidRDefault="005371BE" w:rsidP="005371BE">
      <w:pPr>
        <w:jc w:val="both"/>
        <w:rPr>
          <w:del w:id="240" w:author="Liu yuancheng" w:date="2022-04-07T23:20:00Z"/>
        </w:rPr>
      </w:pPr>
      <w:r w:rsidRPr="005371BE">
        <w:rPr>
          <w:b/>
          <w:bCs/>
        </w:rPr>
        <w:t>Note</w:t>
      </w:r>
      <w:r>
        <w:rPr>
          <w:b/>
          <w:bCs/>
        </w:rPr>
        <w:t xml:space="preserve">: </w:t>
      </w:r>
      <w:r>
        <w:t>If you want to login to your instance using SSH, you must add the instance to the provider network or assign a floating IP address (</w:t>
      </w:r>
      <w:r w:rsidR="00C71356">
        <w:t>e.g.,</w:t>
      </w:r>
      <w:r>
        <w:t xml:space="preserve"> 10.10.0.111) to the instance. In addition, make sure that the 'default' security group allows ICMP (ping) and secure shell (SSH</w:t>
      </w:r>
      <w:ins w:id="241" w:author="Xu Jia" w:date="2022-04-07T21:57:00Z">
        <w:r w:rsidR="00FF3FCB">
          <w:t xml:space="preserve"> with TCP port 22</w:t>
        </w:r>
      </w:ins>
      <w:r>
        <w:t>).</w:t>
      </w:r>
    </w:p>
    <w:p w14:paraId="6CA92206" w14:textId="26321B2C" w:rsidR="00494DBF" w:rsidRPr="005371BE" w:rsidRDefault="00494DBF">
      <w:pPr>
        <w:jc w:val="both"/>
        <w:rPr>
          <w:b/>
          <w:bCs/>
        </w:rPr>
        <w:pPrChange w:id="242" w:author="Liu yuancheng" w:date="2022-04-07T23:20:00Z">
          <w:pPr/>
        </w:pPrChange>
      </w:pPr>
    </w:p>
    <w:p w14:paraId="079FD5EA" w14:textId="1F1E7727" w:rsidR="00494DBF" w:rsidRDefault="00C71356">
      <w:r>
        <w:rPr>
          <w:noProof/>
        </w:rPr>
        <w:lastRenderedPageBreak/>
        <w:drawing>
          <wp:inline distT="0" distB="0" distL="0" distR="0" wp14:anchorId="3CF3CC87" wp14:editId="444C4D6F">
            <wp:extent cx="5400000" cy="2663505"/>
            <wp:effectExtent l="19050" t="19050" r="10795" b="2286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635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750AF" w14:textId="77777777" w:rsidR="00331891" w:rsidRDefault="00331891">
      <w:pPr>
        <w:rPr>
          <w:b/>
          <w:bCs/>
        </w:rPr>
      </w:pPr>
    </w:p>
    <w:p w14:paraId="78A48AFC" w14:textId="574B6FE0" w:rsidR="00494DBF" w:rsidRDefault="00134B38">
      <w:r w:rsidRPr="00331891">
        <w:rPr>
          <w:b/>
          <w:bCs/>
        </w:rPr>
        <w:t>Step</w:t>
      </w:r>
      <w:ins w:id="243" w:author="Liu yuancheng" w:date="2022-04-08T13:39:00Z">
        <w:r w:rsidR="00662C4E">
          <w:rPr>
            <w:b/>
            <w:bCs/>
          </w:rPr>
          <w:t>_</w:t>
        </w:r>
      </w:ins>
      <w:del w:id="244" w:author="Liu yuancheng" w:date="2022-04-08T13:39:00Z">
        <w:r w:rsidRPr="00331891" w:rsidDel="00662C4E">
          <w:rPr>
            <w:b/>
            <w:bCs/>
          </w:rPr>
          <w:delText xml:space="preserve"> </w:delText>
        </w:r>
      </w:del>
      <w:r w:rsidRPr="00331891">
        <w:rPr>
          <w:b/>
          <w:bCs/>
        </w:rPr>
        <w:t>5</w:t>
      </w:r>
      <w:r w:rsidRPr="00134B38">
        <w:t xml:space="preserve">: Switch to </w:t>
      </w:r>
      <w:ins w:id="245" w:author="Xu Jia" w:date="2022-04-07T21:57:00Z">
        <w:r w:rsidR="00FF3FCB">
          <w:t>“</w:t>
        </w:r>
      </w:ins>
      <w:r w:rsidRPr="00134B38">
        <w:t xml:space="preserve">Key </w:t>
      </w:r>
      <w:r w:rsidR="00E550C9">
        <w:t>P</w:t>
      </w:r>
      <w:r w:rsidRPr="00134B38">
        <w:t>air</w:t>
      </w:r>
      <w:ins w:id="246" w:author="Xu Jia" w:date="2022-04-07T21:57:00Z">
        <w:r w:rsidR="00FF3FCB">
          <w:t>”</w:t>
        </w:r>
      </w:ins>
      <w:r w:rsidRPr="00134B38">
        <w:t xml:space="preserve"> page to create the keypair. Press the `</w:t>
      </w:r>
      <w:r w:rsidRPr="005F6CDC">
        <w:rPr>
          <w:b/>
          <w:bCs/>
        </w:rPr>
        <w:t>Create Key Pair</w:t>
      </w:r>
      <w:r w:rsidRPr="00134B38">
        <w:t xml:space="preserve">` button. Type in the keypair name and download the keypair </w:t>
      </w:r>
      <w:r w:rsidRPr="0072577E">
        <w:rPr>
          <w:b/>
          <w:bCs/>
        </w:rPr>
        <w:t>`*.pem</w:t>
      </w:r>
      <w:r w:rsidRPr="00134B38">
        <w:t xml:space="preserve">` file and keep it in </w:t>
      </w:r>
      <w:del w:id="247" w:author="Xu Jia" w:date="2022-04-07T21:58:00Z">
        <w:r w:rsidR="005214CC" w:rsidDel="00827BCB">
          <w:delText xml:space="preserve">our </w:delText>
        </w:r>
      </w:del>
      <w:ins w:id="248" w:author="Xu Jia" w:date="2022-04-07T21:58:00Z">
        <w:r w:rsidR="00827BCB">
          <w:t xml:space="preserve">your </w:t>
        </w:r>
      </w:ins>
      <w:r w:rsidR="005214CC">
        <w:t xml:space="preserve">own </w:t>
      </w:r>
      <w:ins w:id="249" w:author="Xu Jia" w:date="2022-04-07T21:58:00Z">
        <w:r w:rsidR="00827BCB">
          <w:t>device</w:t>
        </w:r>
      </w:ins>
      <w:del w:id="250" w:author="Xu Jia" w:date="2022-04-07T21:58:00Z">
        <w:r w:rsidRPr="00134B38" w:rsidDel="00827BCB">
          <w:delText>place</w:delText>
        </w:r>
      </w:del>
      <w:r w:rsidRPr="00134B38">
        <w:t>.</w:t>
      </w:r>
    </w:p>
    <w:p w14:paraId="3ACFFF91" w14:textId="30C5CF83" w:rsidR="007E3B70" w:rsidRDefault="007E3B70">
      <w:r>
        <w:rPr>
          <w:noProof/>
        </w:rPr>
        <w:drawing>
          <wp:inline distT="0" distB="0" distL="0" distR="0" wp14:anchorId="3C92EAD8" wp14:editId="63C6E31F">
            <wp:extent cx="5400000" cy="3884578"/>
            <wp:effectExtent l="19050" t="19050" r="10795" b="2095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8457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106A9" w14:textId="140A5F38" w:rsidR="007E3B70" w:rsidRPr="00581937" w:rsidRDefault="00300E1B">
      <w:pPr>
        <w:rPr>
          <w:rFonts w:cstheme="minorHAnsi"/>
        </w:rPr>
      </w:pPr>
      <w:r w:rsidRPr="00581937">
        <w:rPr>
          <w:rStyle w:val="md-plain"/>
          <w:rFonts w:cstheme="minorHAnsi"/>
          <w:b/>
          <w:bCs/>
          <w:color w:val="333333"/>
          <w:shd w:val="clear" w:color="auto" w:fill="FFFFFF"/>
        </w:rPr>
        <w:t>Note</w:t>
      </w:r>
      <w:r w:rsidRPr="00581937">
        <w:rPr>
          <w:rStyle w:val="md-plain"/>
          <w:rFonts w:cstheme="minorHAnsi"/>
          <w:color w:val="333333"/>
          <w:shd w:val="clear" w:color="auto" w:fill="FFFFFF"/>
        </w:rPr>
        <w:t xml:space="preserve">: If you have your own </w:t>
      </w:r>
      <w:r w:rsidRPr="00581937">
        <w:rPr>
          <w:rStyle w:val="HTMLCode"/>
          <w:rFonts w:asciiTheme="minorHAnsi" w:eastAsiaTheme="minorEastAsia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*.pem</w:t>
      </w:r>
      <w:r w:rsidRPr="00581937">
        <w:rPr>
          <w:rStyle w:val="md-plain"/>
          <w:rFonts w:cstheme="minorHAnsi"/>
          <w:color w:val="333333"/>
          <w:shd w:val="clear" w:color="auto" w:fill="FFFFFF"/>
        </w:rPr>
        <w:t xml:space="preserve"> file, you can select the </w:t>
      </w:r>
      <w:r w:rsidRPr="00581937">
        <w:rPr>
          <w:rStyle w:val="HTMLCode"/>
          <w:rFonts w:asciiTheme="minorHAnsi" w:eastAsiaTheme="minorEastAsia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 xml:space="preserve">import key </w:t>
      </w:r>
      <w:r w:rsidR="00000B86" w:rsidRPr="00581937">
        <w:rPr>
          <w:rStyle w:val="HTMLCode"/>
          <w:rFonts w:asciiTheme="minorHAnsi" w:eastAsiaTheme="minorEastAsia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pair</w:t>
      </w:r>
      <w:r w:rsidR="00000B86" w:rsidRPr="00581937">
        <w:rPr>
          <w:rStyle w:val="md-plain"/>
          <w:rFonts w:cstheme="minorHAnsi"/>
          <w:color w:val="333333"/>
          <w:shd w:val="clear" w:color="auto" w:fill="FFFFFF"/>
        </w:rPr>
        <w:t>.</w:t>
      </w:r>
      <w:r w:rsidRPr="00581937">
        <w:rPr>
          <w:rStyle w:val="md-plain"/>
          <w:rFonts w:cstheme="minorHAnsi"/>
          <w:color w:val="333333"/>
          <w:shd w:val="clear" w:color="auto" w:fill="FFFFFF"/>
        </w:rPr>
        <w:t xml:space="preserve"> You</w:t>
      </w:r>
      <w:ins w:id="251" w:author="Xu Jia" w:date="2022-04-07T21:58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 xml:space="preserve"> may</w:t>
        </w:r>
      </w:ins>
      <w:del w:id="252" w:author="Xu Jia" w:date="2022-04-07T21:58:00Z">
        <w:r w:rsidRPr="00581937" w:rsidDel="00827BCB">
          <w:rPr>
            <w:rStyle w:val="md-plain"/>
            <w:rFonts w:cstheme="minorHAnsi"/>
            <w:color w:val="333333"/>
            <w:shd w:val="clear" w:color="auto" w:fill="FFFFFF"/>
          </w:rPr>
          <w:delText>r</w:delText>
        </w:r>
      </w:del>
      <w:r w:rsidRPr="00581937">
        <w:rPr>
          <w:rStyle w:val="md-plain"/>
          <w:rFonts w:cstheme="minorHAnsi"/>
          <w:color w:val="333333"/>
          <w:shd w:val="clear" w:color="auto" w:fill="FFFFFF"/>
        </w:rPr>
        <w:t xml:space="preserve"> also use the key pair you created before. The key pair you created will be shown in the available list.</w:t>
      </w:r>
    </w:p>
    <w:p w14:paraId="72474713" w14:textId="7F7854B5" w:rsidR="007E3B70" w:rsidRDefault="007E3B70"/>
    <w:p w14:paraId="4656932C" w14:textId="7133BB34" w:rsidR="00146316" w:rsidRPr="00146316" w:rsidRDefault="00146316" w:rsidP="00146316">
      <w:pPr>
        <w:jc w:val="both"/>
        <w:rPr>
          <w:rFonts w:cstheme="minorHAnsi"/>
        </w:rPr>
      </w:pPr>
      <w:r w:rsidRPr="00146316">
        <w:rPr>
          <w:rStyle w:val="md-plain"/>
          <w:rFonts w:cstheme="minorHAnsi"/>
          <w:b/>
          <w:bCs/>
          <w:color w:val="333333"/>
          <w:shd w:val="clear" w:color="auto" w:fill="FFFFFF"/>
        </w:rPr>
        <w:t>Step</w:t>
      </w:r>
      <w:ins w:id="253" w:author="Liu yuancheng" w:date="2022-04-08T13:40:00Z">
        <w:r w:rsidR="00463CF3">
          <w:rPr>
            <w:rStyle w:val="md-plain"/>
            <w:rFonts w:cstheme="minorHAnsi"/>
            <w:b/>
            <w:bCs/>
            <w:color w:val="333333"/>
            <w:shd w:val="clear" w:color="auto" w:fill="FFFFFF"/>
          </w:rPr>
          <w:t>_</w:t>
        </w:r>
      </w:ins>
      <w:del w:id="254" w:author="Liu yuancheng" w:date="2022-04-08T13:40:00Z">
        <w:r w:rsidRPr="00146316" w:rsidDel="00463CF3">
          <w:rPr>
            <w:rStyle w:val="md-plain"/>
            <w:rFonts w:cstheme="minorHAnsi"/>
            <w:b/>
            <w:bCs/>
            <w:color w:val="333333"/>
            <w:shd w:val="clear" w:color="auto" w:fill="FFFFFF"/>
          </w:rPr>
          <w:delText xml:space="preserve"> </w:delText>
        </w:r>
      </w:del>
      <w:r w:rsidRPr="00146316">
        <w:rPr>
          <w:rStyle w:val="md-plain"/>
          <w:rFonts w:cstheme="minorHAnsi"/>
          <w:b/>
          <w:bCs/>
          <w:color w:val="333333"/>
          <w:shd w:val="clear" w:color="auto" w:fill="FFFFFF"/>
        </w:rPr>
        <w:t>6</w:t>
      </w:r>
      <w:r w:rsidRPr="00146316">
        <w:rPr>
          <w:rStyle w:val="md-plain"/>
          <w:rFonts w:cstheme="minorHAnsi"/>
          <w:color w:val="333333"/>
          <w:shd w:val="clear" w:color="auto" w:fill="FFFFFF"/>
        </w:rPr>
        <w:t xml:space="preserve">: Finish </w:t>
      </w:r>
      <w:del w:id="255" w:author="Liu yuancheng" w:date="2022-04-08T13:37:00Z">
        <w:r w:rsidRPr="00146316" w:rsidDel="00D559DA">
          <w:rPr>
            <w:rStyle w:val="md-plain"/>
            <w:rFonts w:cstheme="minorHAnsi"/>
            <w:color w:val="333333"/>
            <w:shd w:val="clear" w:color="auto" w:fill="FFFFFF"/>
          </w:rPr>
          <w:delText xml:space="preserve">all </w:delText>
        </w:r>
      </w:del>
      <w:ins w:id="256" w:author="Xu Jia" w:date="2022-04-07T21:59:00Z">
        <w:del w:id="257" w:author="Liu yuancheng" w:date="2022-04-08T13:37:00Z">
          <w:r w:rsidR="00827BCB" w:rsidDel="00D559DA">
            <w:rPr>
              <w:rStyle w:val="md-plain"/>
              <w:rFonts w:cstheme="minorHAnsi"/>
              <w:color w:val="333333"/>
              <w:shd w:val="clear" w:color="auto" w:fill="FFFFFF"/>
            </w:rPr>
            <w:delText>of</w:delText>
          </w:r>
        </w:del>
      </w:ins>
      <w:ins w:id="258" w:author="Liu yuancheng" w:date="2022-04-08T13:37:00Z">
        <w:r w:rsidR="00D559DA" w:rsidRPr="00146316">
          <w:rPr>
            <w:rStyle w:val="md-plain"/>
            <w:rFonts w:cstheme="minorHAnsi"/>
            <w:color w:val="333333"/>
            <w:shd w:val="clear" w:color="auto" w:fill="FFFFFF"/>
          </w:rPr>
          <w:t>all</w:t>
        </w:r>
      </w:ins>
      <w:ins w:id="259" w:author="Xu Jia" w:date="2022-04-07T21:59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 xml:space="preserve"> </w:t>
        </w:r>
      </w:ins>
      <w:r w:rsidRPr="00146316">
        <w:rPr>
          <w:rStyle w:val="md-plain"/>
          <w:rFonts w:cstheme="minorHAnsi"/>
          <w:color w:val="333333"/>
          <w:shd w:val="clear" w:color="auto" w:fill="FFFFFF"/>
        </w:rPr>
        <w:t>the other setting page</w:t>
      </w:r>
      <w:ins w:id="260" w:author="Xu Jia" w:date="2022-04-07T21:59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>s</w:t>
        </w:r>
      </w:ins>
      <w:r w:rsidRPr="00146316">
        <w:rPr>
          <w:rStyle w:val="md-plain"/>
          <w:rFonts w:cstheme="minorHAnsi"/>
          <w:color w:val="333333"/>
          <w:shd w:val="clear" w:color="auto" w:fill="FFFFFF"/>
        </w:rPr>
        <w:t xml:space="preserve"> with the default setting</w:t>
      </w:r>
      <w:ins w:id="261" w:author="Xu Jia" w:date="2022-04-07T21:59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>,</w:t>
        </w:r>
      </w:ins>
      <w:del w:id="262" w:author="Xu Jia" w:date="2022-04-07T21:59:00Z">
        <w:r w:rsidRPr="00146316" w:rsidDel="00827BCB">
          <w:rPr>
            <w:rStyle w:val="md-plain"/>
            <w:rFonts w:cstheme="minorHAnsi"/>
            <w:color w:val="333333"/>
            <w:shd w:val="clear" w:color="auto" w:fill="FFFFFF"/>
          </w:rPr>
          <w:delText>.</w:delText>
        </w:r>
      </w:del>
      <w:r w:rsidRPr="00146316">
        <w:rPr>
          <w:rStyle w:val="md-plain"/>
          <w:rFonts w:cstheme="minorHAnsi"/>
          <w:color w:val="333333"/>
          <w:shd w:val="clear" w:color="auto" w:fill="FFFFFF"/>
        </w:rPr>
        <w:t xml:space="preserve"> and press the </w:t>
      </w:r>
      <w:ins w:id="263" w:author="Xu Jia" w:date="2022-04-07T21:59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>“</w:t>
        </w:r>
      </w:ins>
      <w:del w:id="264" w:author="Xu Jia" w:date="2022-04-07T21:59:00Z">
        <w:r w:rsidRPr="00146316" w:rsidDel="00827BCB">
          <w:rPr>
            <w:rStyle w:val="md-plain"/>
            <w:rFonts w:cstheme="minorHAnsi"/>
            <w:color w:val="333333"/>
            <w:shd w:val="clear" w:color="auto" w:fill="FFFFFF"/>
          </w:rPr>
          <w:delText xml:space="preserve">launch </w:delText>
        </w:r>
      </w:del>
      <w:ins w:id="265" w:author="Xu Jia" w:date="2022-04-07T21:59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>L</w:t>
        </w:r>
        <w:r w:rsidR="00827BCB" w:rsidRPr="00146316">
          <w:rPr>
            <w:rStyle w:val="md-plain"/>
            <w:rFonts w:cstheme="minorHAnsi"/>
            <w:color w:val="333333"/>
            <w:shd w:val="clear" w:color="auto" w:fill="FFFFFF"/>
          </w:rPr>
          <w:t xml:space="preserve">aunch </w:t>
        </w:r>
        <w:r w:rsidR="00827BCB">
          <w:rPr>
            <w:rStyle w:val="md-plain"/>
            <w:rFonts w:cstheme="minorHAnsi"/>
            <w:color w:val="333333"/>
            <w:shd w:val="clear" w:color="auto" w:fill="FFFFFF"/>
          </w:rPr>
          <w:t>I</w:t>
        </w:r>
      </w:ins>
      <w:del w:id="266" w:author="Xu Jia" w:date="2022-04-07T21:59:00Z">
        <w:r w:rsidRPr="00146316" w:rsidDel="00827BCB">
          <w:rPr>
            <w:rStyle w:val="md-plain"/>
            <w:rFonts w:cstheme="minorHAnsi"/>
            <w:color w:val="333333"/>
            <w:shd w:val="clear" w:color="auto" w:fill="FFFFFF"/>
          </w:rPr>
          <w:delText>i</w:delText>
        </w:r>
      </w:del>
      <w:r w:rsidRPr="00146316">
        <w:rPr>
          <w:rStyle w:val="md-plain"/>
          <w:rFonts w:cstheme="minorHAnsi"/>
          <w:color w:val="333333"/>
          <w:shd w:val="clear" w:color="auto" w:fill="FFFFFF"/>
        </w:rPr>
        <w:t>nstance</w:t>
      </w:r>
      <w:ins w:id="267" w:author="Xu Jia" w:date="2022-04-07T21:59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>”</w:t>
        </w:r>
      </w:ins>
      <w:r w:rsidRPr="00146316">
        <w:rPr>
          <w:rStyle w:val="md-plain"/>
          <w:rFonts w:cstheme="minorHAnsi"/>
          <w:color w:val="333333"/>
          <w:shd w:val="clear" w:color="auto" w:fill="FFFFFF"/>
        </w:rPr>
        <w:t xml:space="preserve"> button to launch the </w:t>
      </w:r>
      <w:r w:rsidR="0058326E" w:rsidRPr="00146316">
        <w:rPr>
          <w:rStyle w:val="md-plain"/>
          <w:rFonts w:cstheme="minorHAnsi"/>
          <w:color w:val="333333"/>
          <w:shd w:val="clear" w:color="auto" w:fill="FFFFFF"/>
        </w:rPr>
        <w:t>VM.</w:t>
      </w:r>
      <w:r w:rsidR="0058326E">
        <w:rPr>
          <w:rStyle w:val="md-plain"/>
          <w:rFonts w:cstheme="minorHAnsi"/>
          <w:color w:val="333333"/>
          <w:shd w:val="clear" w:color="auto" w:fill="FFFFFF"/>
        </w:rPr>
        <w:t xml:space="preserve"> (</w:t>
      </w:r>
      <w:r>
        <w:rPr>
          <w:rStyle w:val="md-plain"/>
          <w:rFonts w:cstheme="minorHAnsi"/>
          <w:color w:val="333333"/>
          <w:shd w:val="clear" w:color="auto" w:fill="FFFFFF"/>
        </w:rPr>
        <w:t>As shown below)</w:t>
      </w:r>
    </w:p>
    <w:p w14:paraId="1ACC842E" w14:textId="6DF57F90" w:rsidR="007E3B70" w:rsidRDefault="006D2F52">
      <w:r>
        <w:rPr>
          <w:noProof/>
        </w:rPr>
        <w:lastRenderedPageBreak/>
        <w:drawing>
          <wp:inline distT="0" distB="0" distL="0" distR="0" wp14:anchorId="22F59638" wp14:editId="19D07A6E">
            <wp:extent cx="5400000" cy="1321582"/>
            <wp:effectExtent l="19050" t="19050" r="10795" b="1206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2158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BB198" w14:textId="332BB512" w:rsidR="006D2F52" w:rsidRDefault="00145D68">
      <w:r w:rsidRPr="00145D68">
        <w:t>After the instance launched, you can see the instance is under spawning:</w:t>
      </w:r>
    </w:p>
    <w:p w14:paraId="24656A3B" w14:textId="4AF80247" w:rsidR="006D2F52" w:rsidRDefault="00145D68">
      <w:r>
        <w:rPr>
          <w:noProof/>
        </w:rPr>
        <w:drawing>
          <wp:inline distT="0" distB="0" distL="0" distR="0" wp14:anchorId="5F81715E" wp14:editId="27367824">
            <wp:extent cx="5400000" cy="1756526"/>
            <wp:effectExtent l="19050" t="19050" r="10795" b="15240"/>
            <wp:docPr id="11" name="Picture 1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5652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C2C3F" w14:textId="1685B967" w:rsidR="009D505A" w:rsidRDefault="009D505A">
      <w:pPr>
        <w:rPr>
          <w:rStyle w:val="md-plain"/>
          <w:rFonts w:cstheme="minorHAnsi"/>
          <w:color w:val="333333"/>
          <w:shd w:val="clear" w:color="auto" w:fill="FFFFFF"/>
        </w:rPr>
      </w:pPr>
      <w:r w:rsidRPr="009D505A">
        <w:rPr>
          <w:rStyle w:val="md-plain"/>
          <w:rFonts w:cstheme="minorHAnsi"/>
          <w:color w:val="333333"/>
          <w:shd w:val="clear" w:color="auto" w:fill="FFFFFF"/>
        </w:rPr>
        <w:t xml:space="preserve">When the </w:t>
      </w:r>
      <w:ins w:id="268" w:author="Xu Jia" w:date="2022-04-07T21:59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>“</w:t>
        </w:r>
      </w:ins>
      <w:r w:rsidRPr="009D505A">
        <w:rPr>
          <w:rStyle w:val="md-plain"/>
          <w:rFonts w:cstheme="minorHAnsi"/>
          <w:color w:val="333333"/>
          <w:shd w:val="clear" w:color="auto" w:fill="FFFFFF"/>
        </w:rPr>
        <w:t xml:space="preserve">Power </w:t>
      </w:r>
      <w:del w:id="269" w:author="Xu Jia" w:date="2022-04-07T21:59:00Z">
        <w:r w:rsidRPr="009D505A" w:rsidDel="00827BCB">
          <w:rPr>
            <w:rStyle w:val="md-plain"/>
            <w:rFonts w:cstheme="minorHAnsi"/>
            <w:color w:val="333333"/>
            <w:shd w:val="clear" w:color="auto" w:fill="FFFFFF"/>
          </w:rPr>
          <w:delText xml:space="preserve">state </w:delText>
        </w:r>
      </w:del>
      <w:ins w:id="270" w:author="Xu Jia" w:date="2022-04-07T21:59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>S</w:t>
        </w:r>
        <w:r w:rsidR="00827BCB" w:rsidRPr="009D505A">
          <w:rPr>
            <w:rStyle w:val="md-plain"/>
            <w:rFonts w:cstheme="minorHAnsi"/>
            <w:color w:val="333333"/>
            <w:shd w:val="clear" w:color="auto" w:fill="FFFFFF"/>
          </w:rPr>
          <w:t>tate</w:t>
        </w:r>
      </w:ins>
      <w:ins w:id="271" w:author="Xu Jia" w:date="2022-04-07T22:00:00Z">
        <w:r w:rsidR="00827BCB">
          <w:rPr>
            <w:rStyle w:val="md-plain"/>
            <w:rFonts w:cstheme="minorHAnsi"/>
            <w:color w:val="333333"/>
            <w:shd w:val="clear" w:color="auto" w:fill="FFFFFF"/>
          </w:rPr>
          <w:t>”</w:t>
        </w:r>
      </w:ins>
      <w:ins w:id="272" w:author="Xu Jia" w:date="2022-04-07T21:59:00Z">
        <w:r w:rsidR="00827BCB" w:rsidRPr="009D505A">
          <w:rPr>
            <w:rStyle w:val="md-plain"/>
            <w:rFonts w:cstheme="minorHAnsi"/>
            <w:color w:val="333333"/>
            <w:shd w:val="clear" w:color="auto" w:fill="FFFFFF"/>
          </w:rPr>
          <w:t xml:space="preserve"> </w:t>
        </w:r>
      </w:ins>
      <w:r w:rsidRPr="009D505A">
        <w:rPr>
          <w:rStyle w:val="md-plain"/>
          <w:rFonts w:cstheme="minorHAnsi"/>
          <w:color w:val="333333"/>
          <w:shd w:val="clear" w:color="auto" w:fill="FFFFFF"/>
        </w:rPr>
        <w:t xml:space="preserve">shows </w:t>
      </w:r>
      <w:r w:rsidRPr="009D505A">
        <w:rPr>
          <w:rStyle w:val="HTMLCode"/>
          <w:rFonts w:asciiTheme="minorHAnsi" w:eastAsiaTheme="minorEastAsia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Running</w:t>
      </w:r>
      <w:r w:rsidRPr="009D505A">
        <w:rPr>
          <w:rStyle w:val="md-plain"/>
          <w:rFonts w:cstheme="minorHAnsi"/>
          <w:color w:val="333333"/>
          <w:shd w:val="clear" w:color="auto" w:fill="FFFFFF"/>
        </w:rPr>
        <w:t>, the instance is ready for using:</w:t>
      </w:r>
    </w:p>
    <w:p w14:paraId="50EA942B" w14:textId="454C4066" w:rsidR="00210007" w:rsidRDefault="00210007">
      <w:pPr>
        <w:rPr>
          <w:rFonts w:cstheme="minorHAnsi"/>
        </w:rPr>
      </w:pPr>
      <w:r>
        <w:rPr>
          <w:noProof/>
        </w:rPr>
        <w:drawing>
          <wp:inline distT="0" distB="0" distL="0" distR="0" wp14:anchorId="70526E6F" wp14:editId="73D39AC6">
            <wp:extent cx="5400000" cy="1383802"/>
            <wp:effectExtent l="19050" t="19050" r="10795" b="260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838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F5782" w14:textId="20384EF3" w:rsidR="00127C85" w:rsidRDefault="00127C85">
      <w:pPr>
        <w:rPr>
          <w:rFonts w:cstheme="minorHAnsi"/>
        </w:rPr>
      </w:pPr>
    </w:p>
    <w:p w14:paraId="2B397CD2" w14:textId="57765523" w:rsidR="004E7B0C" w:rsidRDefault="004E7B0C">
      <w:pPr>
        <w:rPr>
          <w:rFonts w:cstheme="minorHAnsi"/>
        </w:rPr>
      </w:pPr>
    </w:p>
    <w:p w14:paraId="71ACF92D" w14:textId="13E02EE8" w:rsidR="004E7B0C" w:rsidRDefault="004E7B0C">
      <w:pPr>
        <w:rPr>
          <w:rFonts w:cstheme="minorHAnsi"/>
        </w:rPr>
      </w:pPr>
    </w:p>
    <w:p w14:paraId="1A7441FE" w14:textId="79145A3A" w:rsidR="004E7B0C" w:rsidRDefault="004E7B0C">
      <w:pPr>
        <w:rPr>
          <w:rFonts w:cstheme="minorHAnsi"/>
        </w:rPr>
      </w:pPr>
    </w:p>
    <w:p w14:paraId="1CD662AD" w14:textId="67944735" w:rsidR="004E7B0C" w:rsidRDefault="004E7B0C">
      <w:pPr>
        <w:rPr>
          <w:rFonts w:cstheme="minorHAnsi"/>
        </w:rPr>
      </w:pPr>
    </w:p>
    <w:p w14:paraId="3E7CBD95" w14:textId="5281C43C" w:rsidR="004E7B0C" w:rsidRDefault="004E7B0C">
      <w:pPr>
        <w:rPr>
          <w:rFonts w:cstheme="minorHAnsi"/>
        </w:rPr>
      </w:pPr>
    </w:p>
    <w:p w14:paraId="57521A19" w14:textId="03C004EE" w:rsidR="004E7B0C" w:rsidRDefault="004E7B0C">
      <w:pPr>
        <w:rPr>
          <w:rFonts w:cstheme="minorHAnsi"/>
        </w:rPr>
      </w:pPr>
    </w:p>
    <w:p w14:paraId="7889DBC0" w14:textId="5BC044EB" w:rsidR="004E7B0C" w:rsidRDefault="004E7B0C">
      <w:pPr>
        <w:rPr>
          <w:rFonts w:cstheme="minorHAnsi"/>
        </w:rPr>
      </w:pPr>
    </w:p>
    <w:p w14:paraId="7A20C20F" w14:textId="55C1BFB8" w:rsidR="004E7B0C" w:rsidRDefault="004E7B0C">
      <w:pPr>
        <w:rPr>
          <w:rFonts w:cstheme="minorHAnsi"/>
        </w:rPr>
      </w:pPr>
    </w:p>
    <w:p w14:paraId="04E4E2DE" w14:textId="5BE01D23" w:rsidR="004E7B0C" w:rsidRDefault="004E7B0C">
      <w:pPr>
        <w:rPr>
          <w:rFonts w:cstheme="minorHAnsi"/>
        </w:rPr>
      </w:pPr>
    </w:p>
    <w:p w14:paraId="3FCAB449" w14:textId="77777777" w:rsidR="004E7B0C" w:rsidRDefault="004E7B0C">
      <w:pPr>
        <w:rPr>
          <w:rFonts w:cstheme="minorHAnsi"/>
        </w:rPr>
      </w:pPr>
    </w:p>
    <w:p w14:paraId="38F87811" w14:textId="73DAFF25" w:rsidR="00127C85" w:rsidRPr="00E132FC" w:rsidRDefault="00127C85" w:rsidP="00E132FC">
      <w:pPr>
        <w:pStyle w:val="Heading2"/>
        <w:rPr>
          <w:color w:val="auto"/>
        </w:rPr>
      </w:pPr>
      <w:bookmarkStart w:id="273" w:name="_Toc100267655"/>
      <w:r w:rsidRPr="00E132FC">
        <w:rPr>
          <w:rStyle w:val="md-plain"/>
          <w:color w:val="auto"/>
        </w:rPr>
        <w:lastRenderedPageBreak/>
        <w:t>2.3 Config the Windows VM Security Access</w:t>
      </w:r>
      <w:ins w:id="274" w:author="Liu yuancheng" w:date="2022-04-07T23:42:00Z">
        <w:r w:rsidR="006D02F6">
          <w:rPr>
            <w:rStyle w:val="md-plain"/>
            <w:color w:val="auto"/>
          </w:rPr>
          <w:t xml:space="preserve"> [</w:t>
        </w:r>
      </w:ins>
      <w:ins w:id="275" w:author="Liu yuancheng" w:date="2022-04-07T23:43:00Z">
        <w:r w:rsidR="006D02F6">
          <w:rPr>
            <w:rStyle w:val="md-plain"/>
            <w:color w:val="auto"/>
          </w:rPr>
          <w:t>Optional]</w:t>
        </w:r>
      </w:ins>
      <w:bookmarkEnd w:id="273"/>
      <w:r w:rsidRPr="00E132FC">
        <w:rPr>
          <w:rStyle w:val="md-plain"/>
          <w:color w:val="auto"/>
        </w:rPr>
        <w:t xml:space="preserve"> </w:t>
      </w:r>
    </w:p>
    <w:p w14:paraId="1534B8F5" w14:textId="77777777" w:rsidR="006F371E" w:rsidRDefault="006F371E">
      <w:pPr>
        <w:rPr>
          <w:ins w:id="276" w:author="Liu yuancheng" w:date="2022-04-07T23:43:00Z"/>
          <w:rFonts w:cstheme="minorHAnsi"/>
        </w:rPr>
      </w:pPr>
    </w:p>
    <w:p w14:paraId="1938644C" w14:textId="62986BA1" w:rsidR="00127C85" w:rsidRDefault="00827BCB">
      <w:pPr>
        <w:rPr>
          <w:ins w:id="277" w:author="Liu yuancheng" w:date="2022-04-07T23:43:00Z"/>
          <w:rFonts w:cstheme="minorHAnsi"/>
        </w:rPr>
      </w:pPr>
      <w:ins w:id="278" w:author="Xu Jia" w:date="2022-04-07T22:01:00Z">
        <w:del w:id="279" w:author="Liu yuancheng" w:date="2022-04-07T23:43:00Z">
          <w:r w:rsidDel="0064008F">
            <w:rPr>
              <w:rFonts w:cstheme="minorHAnsi"/>
            </w:rPr>
            <w:delText xml:space="preserve">TODO: </w:delText>
          </w:r>
        </w:del>
        <w:r>
          <w:rPr>
            <w:rFonts w:cstheme="minorHAnsi"/>
          </w:rPr>
          <w:t xml:space="preserve">The security and most networking settings </w:t>
        </w:r>
      </w:ins>
      <w:ins w:id="280" w:author="Liu yuancheng" w:date="2022-04-07T23:43:00Z">
        <w:r w:rsidR="005325C0">
          <w:rPr>
            <w:rFonts w:cstheme="minorHAnsi"/>
          </w:rPr>
          <w:t xml:space="preserve">will </w:t>
        </w:r>
      </w:ins>
      <w:ins w:id="281" w:author="Xu Jia" w:date="2022-04-07T22:01:00Z">
        <w:del w:id="282" w:author="Liu yuancheng" w:date="2022-04-07T23:43:00Z">
          <w:r w:rsidDel="005325C0">
            <w:rPr>
              <w:rFonts w:cstheme="minorHAnsi"/>
            </w:rPr>
            <w:delText xml:space="preserve">should </w:delText>
          </w:r>
        </w:del>
        <w:r>
          <w:rPr>
            <w:rFonts w:cstheme="minorHAnsi"/>
          </w:rPr>
          <w:t xml:space="preserve">be done by NCL staff. </w:t>
        </w:r>
      </w:ins>
      <w:ins w:id="283" w:author="Xu Jia" w:date="2022-04-07T22:02:00Z">
        <w:r>
          <w:rPr>
            <w:rFonts w:cstheme="minorHAnsi"/>
          </w:rPr>
          <w:t>External user/</w:t>
        </w:r>
        <w:del w:id="284" w:author="Liu yuancheng" w:date="2022-04-07T23:42:00Z">
          <w:r w:rsidDel="006D02F6">
            <w:rPr>
              <w:rFonts w:cstheme="minorHAnsi"/>
            </w:rPr>
            <w:delText>cutstomer</w:delText>
          </w:r>
        </w:del>
      </w:ins>
      <w:ins w:id="285" w:author="Liu yuancheng" w:date="2022-04-07T23:42:00Z">
        <w:r w:rsidR="006D02F6">
          <w:rPr>
            <w:rFonts w:cstheme="minorHAnsi"/>
          </w:rPr>
          <w:t>customer</w:t>
        </w:r>
      </w:ins>
      <w:ins w:id="286" w:author="Xu Jia" w:date="2022-04-07T22:02:00Z">
        <w:r>
          <w:rPr>
            <w:rFonts w:cstheme="minorHAnsi"/>
          </w:rPr>
          <w:t xml:space="preserve"> may just configure internal network among multiple VMs in his/her project.</w:t>
        </w:r>
      </w:ins>
      <w:ins w:id="287" w:author="Xu Jia" w:date="2022-04-07T22:01:00Z">
        <w:r>
          <w:rPr>
            <w:rFonts w:cstheme="minorHAnsi"/>
          </w:rPr>
          <w:t xml:space="preserve"> </w:t>
        </w:r>
      </w:ins>
    </w:p>
    <w:p w14:paraId="0C65F38E" w14:textId="77777777" w:rsidR="00E9222A" w:rsidRDefault="00E9222A">
      <w:pPr>
        <w:rPr>
          <w:rFonts w:cstheme="minorHAnsi"/>
        </w:rPr>
      </w:pPr>
    </w:p>
    <w:p w14:paraId="7B7EED91" w14:textId="3E6300BB" w:rsidR="00391A3A" w:rsidRPr="00391A3A" w:rsidRDefault="00391A3A" w:rsidP="00391A3A">
      <w:pPr>
        <w:pStyle w:val="Heading3"/>
        <w:rPr>
          <w:color w:val="auto"/>
        </w:rPr>
      </w:pPr>
      <w:bookmarkStart w:id="288" w:name="_Toc100267656"/>
      <w:r w:rsidRPr="00391A3A">
        <w:rPr>
          <w:color w:val="auto"/>
        </w:rPr>
        <w:t xml:space="preserve">2.3.1 </w:t>
      </w:r>
      <w:r w:rsidRPr="00391A3A">
        <w:rPr>
          <w:rStyle w:val="md-plain"/>
          <w:color w:val="auto"/>
        </w:rPr>
        <w:t xml:space="preserve">Config the </w:t>
      </w:r>
      <w:r w:rsidR="00090EE3">
        <w:rPr>
          <w:rStyle w:val="md-plain"/>
          <w:color w:val="auto"/>
        </w:rPr>
        <w:t>I</w:t>
      </w:r>
      <w:r w:rsidRPr="00391A3A">
        <w:rPr>
          <w:rStyle w:val="md-plain"/>
          <w:color w:val="auto"/>
        </w:rPr>
        <w:t xml:space="preserve">nstance </w:t>
      </w:r>
      <w:r w:rsidR="00CE18AB">
        <w:rPr>
          <w:rStyle w:val="md-plain"/>
          <w:color w:val="auto"/>
        </w:rPr>
        <w:t>N</w:t>
      </w:r>
      <w:r w:rsidRPr="00391A3A">
        <w:rPr>
          <w:rStyle w:val="md-plain"/>
          <w:color w:val="auto"/>
        </w:rPr>
        <w:t xml:space="preserve">etwork </w:t>
      </w:r>
      <w:r w:rsidR="0058281B">
        <w:rPr>
          <w:rStyle w:val="md-plain"/>
          <w:color w:val="auto"/>
        </w:rPr>
        <w:t>S</w:t>
      </w:r>
      <w:r w:rsidRPr="00391A3A">
        <w:rPr>
          <w:rStyle w:val="md-plain"/>
          <w:color w:val="auto"/>
        </w:rPr>
        <w:t xml:space="preserve">ecurity </w:t>
      </w:r>
      <w:r w:rsidR="0058281B">
        <w:rPr>
          <w:rStyle w:val="md-plain"/>
          <w:color w:val="auto"/>
        </w:rPr>
        <w:t>G</w:t>
      </w:r>
      <w:r w:rsidRPr="00391A3A">
        <w:rPr>
          <w:rStyle w:val="md-plain"/>
          <w:color w:val="auto"/>
        </w:rPr>
        <w:t>roup</w:t>
      </w:r>
      <w:bookmarkEnd w:id="288"/>
      <w:ins w:id="289" w:author="Liu yuancheng" w:date="2022-04-07T23:47:00Z">
        <w:r w:rsidR="009A3B43">
          <w:rPr>
            <w:rStyle w:val="md-plain"/>
            <w:color w:val="auto"/>
          </w:rPr>
          <w:t xml:space="preserve"> [Optional]</w:t>
        </w:r>
      </w:ins>
    </w:p>
    <w:p w14:paraId="3028949A" w14:textId="101C47AC" w:rsidR="00391A3A" w:rsidRDefault="00391A3A">
      <w:pPr>
        <w:rPr>
          <w:rFonts w:cstheme="minorHAnsi"/>
        </w:rPr>
      </w:pPr>
    </w:p>
    <w:p w14:paraId="27F65BBD" w14:textId="40508099" w:rsidR="00391A3A" w:rsidRPr="004E7B0C" w:rsidRDefault="00090EE3">
      <w:pPr>
        <w:rPr>
          <w:rFonts w:cstheme="minorHAnsi"/>
          <w:color w:val="333333"/>
          <w:shd w:val="clear" w:color="auto" w:fill="FFFFFF"/>
        </w:rPr>
      </w:pPr>
      <w:r w:rsidRPr="005325C1">
        <w:rPr>
          <w:rFonts w:cstheme="minorHAnsi"/>
          <w:b/>
          <w:bCs/>
          <w:color w:val="333333"/>
          <w:shd w:val="clear" w:color="auto" w:fill="FFFFFF"/>
        </w:rPr>
        <w:t>Step</w:t>
      </w:r>
      <w:ins w:id="290" w:author="Liu yuancheng" w:date="2022-04-08T13:40:00Z">
        <w:r w:rsidR="00F140B2">
          <w:rPr>
            <w:rFonts w:cstheme="minorHAnsi"/>
            <w:b/>
            <w:bCs/>
            <w:color w:val="333333"/>
            <w:shd w:val="clear" w:color="auto" w:fill="FFFFFF"/>
          </w:rPr>
          <w:t>_</w:t>
        </w:r>
      </w:ins>
      <w:del w:id="291" w:author="Liu yuancheng" w:date="2022-04-08T13:40:00Z">
        <w:r w:rsidRPr="005325C1" w:rsidDel="00F140B2">
          <w:rPr>
            <w:rFonts w:cstheme="minorHAnsi"/>
            <w:b/>
            <w:bCs/>
            <w:color w:val="333333"/>
            <w:shd w:val="clear" w:color="auto" w:fill="FFFFFF"/>
          </w:rPr>
          <w:delText xml:space="preserve"> </w:delText>
        </w:r>
      </w:del>
      <w:r w:rsidRPr="005325C1">
        <w:rPr>
          <w:rFonts w:cstheme="minorHAnsi"/>
          <w:b/>
          <w:bCs/>
          <w:color w:val="333333"/>
          <w:shd w:val="clear" w:color="auto" w:fill="FFFFFF"/>
        </w:rPr>
        <w:t>1</w:t>
      </w:r>
      <w:r w:rsidRPr="004E7B0C">
        <w:rPr>
          <w:rFonts w:cstheme="minorHAnsi"/>
          <w:color w:val="333333"/>
          <w:shd w:val="clear" w:color="auto" w:fill="FFFFFF"/>
        </w:rPr>
        <w:t xml:space="preserve">: </w:t>
      </w:r>
      <w:r w:rsidR="00B17A28">
        <w:rPr>
          <w:rFonts w:cstheme="minorHAnsi"/>
          <w:color w:val="333333"/>
          <w:shd w:val="clear" w:color="auto" w:fill="FFFFFF"/>
        </w:rPr>
        <w:t>S</w:t>
      </w:r>
      <w:r w:rsidRPr="004E7B0C">
        <w:rPr>
          <w:rFonts w:cstheme="minorHAnsi"/>
          <w:color w:val="333333"/>
          <w:shd w:val="clear" w:color="auto" w:fill="FFFFFF"/>
        </w:rPr>
        <w:t xml:space="preserve">elect </w:t>
      </w:r>
      <w:r w:rsidR="00DA5F75">
        <w:rPr>
          <w:rFonts w:cstheme="minorHAnsi"/>
          <w:color w:val="333333"/>
          <w:shd w:val="clear" w:color="auto" w:fill="FFFFFF"/>
        </w:rPr>
        <w:t>“</w:t>
      </w:r>
      <w:r w:rsidR="00B17A28" w:rsidRPr="00DA5F75">
        <w:rPr>
          <w:rFonts w:cstheme="minorHAnsi"/>
          <w:b/>
          <w:bCs/>
          <w:color w:val="333333"/>
          <w:shd w:val="clear" w:color="auto" w:fill="FFFFFF"/>
        </w:rPr>
        <w:t xml:space="preserve">Edit </w:t>
      </w:r>
      <w:r w:rsidRPr="00DA5F75">
        <w:rPr>
          <w:rFonts w:cstheme="minorHAnsi"/>
          <w:b/>
          <w:bCs/>
          <w:color w:val="333333"/>
          <w:shd w:val="clear" w:color="auto" w:fill="FFFFFF"/>
        </w:rPr>
        <w:t>security group</w:t>
      </w:r>
      <w:r w:rsidR="00DA5F75">
        <w:rPr>
          <w:rFonts w:cstheme="minorHAnsi"/>
          <w:color w:val="333333"/>
          <w:shd w:val="clear" w:color="auto" w:fill="FFFFFF"/>
        </w:rPr>
        <w:t>”</w:t>
      </w:r>
      <w:r w:rsidRPr="004E7B0C">
        <w:rPr>
          <w:rFonts w:cstheme="minorHAnsi"/>
          <w:color w:val="333333"/>
          <w:shd w:val="clear" w:color="auto" w:fill="FFFFFF"/>
        </w:rPr>
        <w:t xml:space="preserve"> in the instance actions drop down menu:</w:t>
      </w:r>
    </w:p>
    <w:p w14:paraId="4D353CA4" w14:textId="26222081" w:rsidR="00EC5E01" w:rsidRDefault="004E7B0C">
      <w:pPr>
        <w:rPr>
          <w:rFonts w:cstheme="minorHAnsi"/>
        </w:rPr>
      </w:pPr>
      <w:r>
        <w:rPr>
          <w:noProof/>
        </w:rPr>
        <w:drawing>
          <wp:inline distT="0" distB="0" distL="0" distR="0" wp14:anchorId="7F86A5D6" wp14:editId="0A32C753">
            <wp:extent cx="5400000" cy="2653335"/>
            <wp:effectExtent l="19050" t="19050" r="10795" b="1397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533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79BF6" w14:textId="70A77F6A" w:rsidR="00EC5E01" w:rsidRDefault="00EC5E01" w:rsidP="00672951">
      <w:pPr>
        <w:jc w:val="both"/>
        <w:rPr>
          <w:rStyle w:val="md-plain"/>
          <w:rFonts w:cstheme="minorHAnsi"/>
          <w:color w:val="333333"/>
          <w:shd w:val="clear" w:color="auto" w:fill="FFFFFF"/>
        </w:rPr>
      </w:pPr>
      <w:r w:rsidRPr="005325C1">
        <w:rPr>
          <w:rStyle w:val="md-plain"/>
          <w:rFonts w:cstheme="minorHAnsi"/>
          <w:b/>
          <w:bCs/>
          <w:color w:val="333333"/>
          <w:shd w:val="clear" w:color="auto" w:fill="FFFFFF"/>
        </w:rPr>
        <w:t>Step</w:t>
      </w:r>
      <w:ins w:id="292" w:author="Liu yuancheng" w:date="2022-04-08T13:40:00Z">
        <w:r w:rsidR="00DC20EE">
          <w:rPr>
            <w:rStyle w:val="md-plain"/>
            <w:rFonts w:cstheme="minorHAnsi"/>
            <w:b/>
            <w:bCs/>
            <w:color w:val="333333"/>
            <w:shd w:val="clear" w:color="auto" w:fill="FFFFFF"/>
          </w:rPr>
          <w:t>_</w:t>
        </w:r>
      </w:ins>
      <w:del w:id="293" w:author="Liu yuancheng" w:date="2022-04-08T13:40:00Z">
        <w:r w:rsidRPr="005325C1" w:rsidDel="00DC20EE">
          <w:rPr>
            <w:rStyle w:val="md-plain"/>
            <w:rFonts w:cstheme="minorHAnsi"/>
            <w:b/>
            <w:bCs/>
            <w:color w:val="333333"/>
            <w:shd w:val="clear" w:color="auto" w:fill="FFFFFF"/>
          </w:rPr>
          <w:delText xml:space="preserve"> </w:delText>
        </w:r>
      </w:del>
      <w:r w:rsidRPr="005325C1">
        <w:rPr>
          <w:rStyle w:val="md-plain"/>
          <w:rFonts w:cstheme="minorHAnsi"/>
          <w:b/>
          <w:bCs/>
          <w:color w:val="333333"/>
          <w:shd w:val="clear" w:color="auto" w:fill="FFFFFF"/>
        </w:rPr>
        <w:t>2</w:t>
      </w:r>
      <w:r w:rsidRPr="008A62C5">
        <w:rPr>
          <w:rStyle w:val="md-plain"/>
          <w:rFonts w:cstheme="minorHAnsi"/>
          <w:color w:val="333333"/>
          <w:shd w:val="clear" w:color="auto" w:fill="FFFFFF"/>
        </w:rPr>
        <w:t>: Select the security group you want to add to the instance</w:t>
      </w:r>
      <w:r w:rsidR="00672951">
        <w:rPr>
          <w:rStyle w:val="md-plain"/>
          <w:rFonts w:cstheme="minorHAnsi"/>
          <w:color w:val="333333"/>
          <w:shd w:val="clear" w:color="auto" w:fill="FFFFFF"/>
        </w:rPr>
        <w:t xml:space="preserve"> as shown below</w:t>
      </w:r>
      <w:r w:rsidRPr="008A62C5">
        <w:rPr>
          <w:rStyle w:val="md-plain"/>
          <w:rFonts w:cstheme="minorHAnsi"/>
          <w:color w:val="333333"/>
          <w:shd w:val="clear" w:color="auto" w:fill="FFFFFF"/>
        </w:rPr>
        <w:t xml:space="preserve"> (we prefer</w:t>
      </w:r>
      <w:r w:rsidR="00A9014A">
        <w:rPr>
          <w:rStyle w:val="md-plain"/>
          <w:rFonts w:cstheme="minorHAnsi"/>
          <w:color w:val="333333"/>
          <w:shd w:val="clear" w:color="auto" w:fill="FFFFFF"/>
        </w:rPr>
        <w:t xml:space="preserve"> the </w:t>
      </w:r>
      <w:r w:rsidRPr="008A62C5">
        <w:rPr>
          <w:rStyle w:val="HTMLCode"/>
          <w:rFonts w:asciiTheme="minorHAnsi" w:eastAsiaTheme="minorEastAsia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default_no_internet</w:t>
      </w:r>
      <w:r w:rsidRPr="008A62C5">
        <w:rPr>
          <w:rStyle w:val="md-plain"/>
          <w:rFonts w:cstheme="minorHAnsi"/>
          <w:color w:val="333333"/>
          <w:shd w:val="clear" w:color="auto" w:fill="FFFFFF"/>
        </w:rPr>
        <w:t>):</w:t>
      </w:r>
    </w:p>
    <w:p w14:paraId="4846AFF5" w14:textId="1EC7A558" w:rsidR="00532C00" w:rsidRDefault="005325C1" w:rsidP="00672951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549F7E1E" wp14:editId="6FAA92D3">
            <wp:extent cx="5400000" cy="2643164"/>
            <wp:effectExtent l="19050" t="19050" r="10795" b="2413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4316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9E7F1" w14:textId="1F7887E7" w:rsidR="00532C00" w:rsidRDefault="00532C00" w:rsidP="00672951">
      <w:pPr>
        <w:jc w:val="both"/>
        <w:rPr>
          <w:rFonts w:cstheme="minorHAnsi"/>
        </w:rPr>
      </w:pPr>
      <w:r w:rsidRPr="000303A5">
        <w:rPr>
          <w:rFonts w:cstheme="minorHAnsi"/>
          <w:b/>
          <w:bCs/>
        </w:rPr>
        <w:t>Note</w:t>
      </w:r>
      <w:r>
        <w:rPr>
          <w:rFonts w:cstheme="minorHAnsi"/>
        </w:rPr>
        <w:t xml:space="preserve">: We prefer </w:t>
      </w:r>
      <w:r w:rsidR="00D41805">
        <w:rPr>
          <w:rFonts w:cstheme="minorHAnsi"/>
        </w:rPr>
        <w:t xml:space="preserve">user use </w:t>
      </w:r>
      <w:r>
        <w:rPr>
          <w:rFonts w:cstheme="minorHAnsi"/>
        </w:rPr>
        <w:t>the security group config</w:t>
      </w:r>
      <w:r w:rsidR="00B136DB">
        <w:rPr>
          <w:rFonts w:cstheme="minorHAnsi"/>
        </w:rPr>
        <w:t>ed</w:t>
      </w:r>
      <w:r>
        <w:rPr>
          <w:rFonts w:cstheme="minorHAnsi"/>
        </w:rPr>
        <w:t xml:space="preserve"> below: </w:t>
      </w:r>
    </w:p>
    <w:p w14:paraId="1BA1EAB0" w14:textId="1247BC0D" w:rsidR="00696666" w:rsidRPr="00696666" w:rsidRDefault="00696666" w:rsidP="00696666">
      <w:pPr>
        <w:pStyle w:val="ListParagraph"/>
        <w:numPr>
          <w:ilvl w:val="0"/>
          <w:numId w:val="3"/>
        </w:numPr>
        <w:jc w:val="both"/>
        <w:rPr>
          <w:rStyle w:val="md-plain"/>
          <w:rFonts w:cstheme="minorHAnsi"/>
          <w:color w:val="333333"/>
          <w:shd w:val="clear" w:color="auto" w:fill="FFFFFF"/>
        </w:rPr>
      </w:pPr>
      <w:r w:rsidRPr="00696666">
        <w:rPr>
          <w:rStyle w:val="md-plain"/>
          <w:rFonts w:cstheme="minorHAnsi"/>
          <w:b/>
          <w:bCs/>
          <w:color w:val="333333"/>
          <w:shd w:val="clear" w:color="auto" w:fill="FFFFFF"/>
        </w:rPr>
        <w:t>Default</w:t>
      </w:r>
      <w:r w:rsidRPr="00696666">
        <w:rPr>
          <w:rStyle w:val="md-plain"/>
          <w:rFonts w:cstheme="minorHAnsi"/>
          <w:color w:val="333333"/>
          <w:shd w:val="clear" w:color="auto" w:fill="FFFFFF"/>
        </w:rPr>
        <w:t xml:space="preserve"> [internet, SSH, </w:t>
      </w:r>
      <w:r w:rsidR="00660B8F" w:rsidRPr="00696666">
        <w:rPr>
          <w:rStyle w:val="md-plain"/>
          <w:rFonts w:cstheme="minorHAnsi"/>
          <w:color w:val="333333"/>
          <w:shd w:val="clear" w:color="auto" w:fill="FFFFFF"/>
        </w:rPr>
        <w:t>RDP]</w:t>
      </w:r>
      <w:r w:rsidR="00FA44AA">
        <w:rPr>
          <w:rStyle w:val="md-plain"/>
          <w:rFonts w:cstheme="minorHAnsi"/>
          <w:color w:val="333333"/>
          <w:shd w:val="clear" w:color="auto" w:fill="FFFFFF"/>
        </w:rPr>
        <w:t xml:space="preserve">; </w:t>
      </w:r>
    </w:p>
    <w:p w14:paraId="30D9E034" w14:textId="3D55B03C" w:rsidR="00696666" w:rsidRPr="00696666" w:rsidRDefault="00696666" w:rsidP="00696666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r w:rsidRPr="00696666">
        <w:rPr>
          <w:rStyle w:val="md-plain"/>
          <w:rFonts w:cstheme="minorHAnsi"/>
          <w:b/>
          <w:bCs/>
          <w:color w:val="333333"/>
          <w:shd w:val="clear" w:color="auto" w:fill="FFFFFF"/>
        </w:rPr>
        <w:t>Default_no_internet</w:t>
      </w:r>
      <w:r w:rsidRPr="00696666">
        <w:rPr>
          <w:rStyle w:val="md-plain"/>
          <w:rFonts w:cstheme="minorHAnsi"/>
          <w:color w:val="333333"/>
          <w:shd w:val="clear" w:color="auto" w:fill="FFFFFF"/>
        </w:rPr>
        <w:t xml:space="preserve"> [RDP, SSH</w:t>
      </w:r>
      <w:r w:rsidR="00660B8F" w:rsidRPr="00696666">
        <w:rPr>
          <w:rStyle w:val="md-plain"/>
          <w:rFonts w:cstheme="minorHAnsi"/>
          <w:color w:val="333333"/>
          <w:shd w:val="clear" w:color="auto" w:fill="FFFFFF"/>
        </w:rPr>
        <w:t>]</w:t>
      </w:r>
      <w:r w:rsidR="00660B8F">
        <w:rPr>
          <w:rStyle w:val="md-plain"/>
          <w:rFonts w:cstheme="minorHAnsi"/>
          <w:color w:val="333333"/>
          <w:shd w:val="clear" w:color="auto" w:fill="FFFFFF"/>
        </w:rPr>
        <w:t>;</w:t>
      </w:r>
    </w:p>
    <w:p w14:paraId="11DE1037" w14:textId="6FEDCBC6" w:rsidR="00D55F96" w:rsidDel="008046EB" w:rsidRDefault="000F4D6D" w:rsidP="00672951">
      <w:pPr>
        <w:jc w:val="both"/>
        <w:rPr>
          <w:del w:id="294" w:author="Liu yuancheng" w:date="2022-04-07T23:44:00Z"/>
          <w:rFonts w:cstheme="minorHAnsi"/>
        </w:rPr>
      </w:pPr>
      <w:del w:id="295" w:author="Liu yuancheng" w:date="2022-04-07T23:44:00Z">
        <w:r w:rsidDel="008046EB">
          <w:rPr>
            <w:rFonts w:cstheme="minorHAnsi"/>
          </w:rPr>
          <w:lastRenderedPageBreak/>
          <w:delText xml:space="preserve">The detail </w:delText>
        </w:r>
        <w:r w:rsidDel="00E9222A">
          <w:rPr>
            <w:rFonts w:cstheme="minorHAnsi"/>
          </w:rPr>
          <w:delText>network police rule</w:delText>
        </w:r>
        <w:r w:rsidR="00E659E0" w:rsidDel="00E9222A">
          <w:rPr>
            <w:rFonts w:cstheme="minorHAnsi"/>
          </w:rPr>
          <w:delText xml:space="preserve">s </w:delText>
        </w:r>
        <w:r w:rsidR="00E659E0" w:rsidDel="008046EB">
          <w:rPr>
            <w:rFonts w:cstheme="minorHAnsi"/>
          </w:rPr>
          <w:delText>of Default and Default_no_internet</w:delText>
        </w:r>
        <w:r w:rsidDel="008046EB">
          <w:rPr>
            <w:rFonts w:cstheme="minorHAnsi"/>
          </w:rPr>
          <w:delText xml:space="preserve"> </w:delText>
        </w:r>
        <w:r w:rsidR="00E659E0" w:rsidDel="008046EB">
          <w:rPr>
            <w:rFonts w:cstheme="minorHAnsi"/>
          </w:rPr>
          <w:delText>are</w:delText>
        </w:r>
        <w:r w:rsidDel="008046EB">
          <w:rPr>
            <w:rFonts w:cstheme="minorHAnsi"/>
          </w:rPr>
          <w:delText xml:space="preserve"> shown below:</w:delText>
        </w:r>
      </w:del>
    </w:p>
    <w:p w14:paraId="201B24FB" w14:textId="415C3782" w:rsidR="00135C37" w:rsidRDefault="00135C37" w:rsidP="00672951">
      <w:pPr>
        <w:jc w:val="both"/>
        <w:rPr>
          <w:rFonts w:cstheme="minorHAnsi"/>
        </w:rPr>
      </w:pPr>
      <w:r>
        <w:rPr>
          <w:rFonts w:cstheme="minorHAnsi"/>
        </w:rPr>
        <w:t>Default</w:t>
      </w:r>
      <w:ins w:id="296" w:author="Liu yuancheng" w:date="2022-04-07T23:44:00Z">
        <w:r w:rsidR="00E9222A">
          <w:rPr>
            <w:rFonts w:cstheme="minorHAnsi"/>
          </w:rPr>
          <w:t xml:space="preserve"> network police rules</w:t>
        </w:r>
      </w:ins>
      <w:r>
        <w:rPr>
          <w:rFonts w:cstheme="minorHAnsi"/>
        </w:rPr>
        <w:t>:</w:t>
      </w:r>
    </w:p>
    <w:p w14:paraId="18216BB3" w14:textId="4E252349" w:rsidR="00205474" w:rsidRDefault="00532C00" w:rsidP="00672951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3E4580D6" wp14:editId="22D177D3">
            <wp:extent cx="5400000" cy="1974296"/>
            <wp:effectExtent l="19050" t="19050" r="10795" b="2603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97429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797FE" w14:textId="5AC35BA4" w:rsidR="00205474" w:rsidRDefault="00205474" w:rsidP="00672951">
      <w:pPr>
        <w:jc w:val="both"/>
        <w:rPr>
          <w:rFonts w:cstheme="minorHAnsi"/>
        </w:rPr>
      </w:pPr>
      <w:r>
        <w:rPr>
          <w:rFonts w:cstheme="minorHAnsi"/>
        </w:rPr>
        <w:t>Default_no_internet</w:t>
      </w:r>
      <w:ins w:id="297" w:author="Liu yuancheng" w:date="2022-04-07T23:44:00Z">
        <w:r w:rsidR="008046EB">
          <w:rPr>
            <w:rFonts w:cstheme="minorHAnsi"/>
          </w:rPr>
          <w:t xml:space="preserve"> network police rules</w:t>
        </w:r>
      </w:ins>
      <w:r w:rsidR="008D7DA9">
        <w:rPr>
          <w:rFonts w:cstheme="minorHAnsi"/>
        </w:rPr>
        <w:t>:</w:t>
      </w:r>
    </w:p>
    <w:p w14:paraId="41889495" w14:textId="2020747C" w:rsidR="00517AAF" w:rsidRDefault="00517AAF" w:rsidP="00672951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796FAFC8" wp14:editId="2A5A6F3A">
            <wp:extent cx="5400000" cy="1627298"/>
            <wp:effectExtent l="19050" t="19050" r="10795" b="1143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6272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4F713" w14:textId="77777777" w:rsidR="00502B2F" w:rsidRDefault="00502B2F" w:rsidP="00502B2F">
      <w:pPr>
        <w:pStyle w:val="Heading5"/>
        <w:rPr>
          <w:rStyle w:val="md-plain"/>
          <w:rFonts w:ascii="Open Sans" w:hAnsi="Open Sans" w:cs="Open Sans"/>
          <w:color w:val="333333"/>
          <w:sz w:val="24"/>
          <w:szCs w:val="24"/>
        </w:rPr>
      </w:pPr>
    </w:p>
    <w:p w14:paraId="76957188" w14:textId="6B4C160A" w:rsidR="00502B2F" w:rsidRPr="00652E3D" w:rsidRDefault="00502B2F" w:rsidP="00652E3D">
      <w:pPr>
        <w:pStyle w:val="Heading3"/>
        <w:rPr>
          <w:rStyle w:val="md-plain"/>
          <w:color w:val="auto"/>
        </w:rPr>
      </w:pPr>
      <w:bookmarkStart w:id="298" w:name="_Toc100267657"/>
      <w:r w:rsidRPr="00652E3D">
        <w:rPr>
          <w:rStyle w:val="md-plain"/>
          <w:color w:val="auto"/>
        </w:rPr>
        <w:t>2.3.2 Check the Windows-VM running [Optional]</w:t>
      </w:r>
      <w:bookmarkEnd w:id="298"/>
    </w:p>
    <w:p w14:paraId="08DCAFA4" w14:textId="62655ECC" w:rsidR="005222F9" w:rsidRDefault="00502B2F" w:rsidP="00C74053">
      <w:pPr>
        <w:pStyle w:val="md-end-block"/>
        <w:spacing w:before="192" w:beforeAutospacing="0" w:after="192" w:afterAutospacing="0"/>
        <w:jc w:val="both"/>
        <w:rPr>
          <w:ins w:id="299" w:author="Xu Jia" w:date="2022-04-07T22:04:00Z"/>
          <w:rStyle w:val="md-plain"/>
          <w:rFonts w:asciiTheme="minorHAnsi" w:hAnsiTheme="minorHAnsi" w:cstheme="minorHAnsi"/>
          <w:color w:val="333333"/>
          <w:sz w:val="22"/>
          <w:szCs w:val="22"/>
        </w:rPr>
      </w:pPr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Select the instance </w:t>
      </w:r>
      <w:r w:rsidR="00626220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webpage</w:t>
      </w:r>
      <w:r w:rsidR="000331A2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(</w:t>
      </w:r>
      <w:r w:rsidR="0048622E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click</w:t>
      </w:r>
      <w:r w:rsidR="000331A2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the instance name)</w:t>
      </w:r>
      <w:r w:rsidR="00626220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and press the </w:t>
      </w:r>
      <w:r w:rsidRPr="00B84506">
        <w:rPr>
          <w:rStyle w:val="HTMLCode"/>
          <w:rFonts w:asciiTheme="minorHAnsi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console</w:t>
      </w:r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</w:t>
      </w:r>
      <w:ins w:id="300" w:author="Liu yuancheng" w:date="2022-04-07T23:38:00Z">
        <w:r w:rsidR="004E019A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tab </w:t>
        </w:r>
      </w:ins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>to access the VM directly [</w:t>
      </w:r>
      <w:r w:rsidRPr="00B84506">
        <w:rPr>
          <w:rStyle w:val="md-plain"/>
          <w:rFonts w:asciiTheme="minorHAnsi" w:hAnsiTheme="minorHAnsi" w:cstheme="minorHAnsi"/>
          <w:b/>
          <w:bCs/>
          <w:color w:val="333333"/>
          <w:sz w:val="22"/>
          <w:szCs w:val="22"/>
        </w:rPr>
        <w:t>username</w:t>
      </w:r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: </w:t>
      </w:r>
      <w:r w:rsidRPr="00B84506">
        <w:rPr>
          <w:rStyle w:val="HTMLCode"/>
          <w:rFonts w:asciiTheme="minorHAnsi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ncl_win64_pro</w:t>
      </w:r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, </w:t>
      </w:r>
      <w:r w:rsidRPr="00B84506">
        <w:rPr>
          <w:rStyle w:val="md-plain"/>
          <w:rFonts w:asciiTheme="minorHAnsi" w:hAnsiTheme="minorHAnsi" w:cstheme="minorHAnsi"/>
          <w:b/>
          <w:bCs/>
          <w:color w:val="333333"/>
          <w:sz w:val="22"/>
          <w:szCs w:val="22"/>
        </w:rPr>
        <w:t>password</w:t>
      </w:r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Pr="00B84506">
        <w:rPr>
          <w:rStyle w:val="HTMLCode"/>
          <w:rFonts w:asciiTheme="minorHAnsi" w:hAnsiTheme="minorHAnsi" w:cstheme="minorHAnsi"/>
          <w:color w:val="333333"/>
          <w:sz w:val="22"/>
          <w:szCs w:val="22"/>
          <w:bdr w:val="single" w:sz="6" w:space="0" w:color="E7EAED" w:frame="1"/>
          <w:shd w:val="clear" w:color="auto" w:fill="F3F4F4"/>
        </w:rPr>
        <w:t>123</w:t>
      </w:r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 ]</w:t>
      </w:r>
      <w:ins w:id="301" w:author="Liu yuancheng" w:date="2022-04-07T23:42:00Z">
        <w:r w:rsidR="009A2808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 </w:t>
        </w:r>
      </w:ins>
      <w:del w:id="302" w:author="Liu yuancheng" w:date="2022-04-07T23:42:00Z">
        <w:r w:rsidRPr="00B84506" w:rsidDel="009A2808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delText xml:space="preserve"> ,</w:delText>
        </w:r>
        <w:r w:rsidRPr="00B84506" w:rsidDel="00722FA5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delText xml:space="preserve"> confirm the remote desktop has been enabled</w:delText>
        </w:r>
      </w:del>
      <w:r w:rsidRPr="00B84506">
        <w:rPr>
          <w:rStyle w:val="md-plain"/>
          <w:rFonts w:asciiTheme="minorHAnsi" w:hAnsiTheme="minorHAnsi" w:cstheme="minorHAnsi"/>
          <w:color w:val="333333"/>
          <w:sz w:val="22"/>
          <w:szCs w:val="22"/>
        </w:rPr>
        <w:t xml:space="preserve">: </w:t>
      </w:r>
    </w:p>
    <w:p w14:paraId="4721792E" w14:textId="0C3EEAB6" w:rsidR="00F24C8F" w:rsidDel="00F867D8" w:rsidRDefault="005222F9" w:rsidP="00C74053">
      <w:pPr>
        <w:pStyle w:val="md-end-block"/>
        <w:spacing w:before="192" w:beforeAutospacing="0" w:after="192" w:afterAutospacing="0"/>
        <w:jc w:val="both"/>
        <w:rPr>
          <w:del w:id="303" w:author="Liu yuancheng" w:date="2022-04-07T23:33:00Z"/>
          <w:rStyle w:val="md-plain"/>
          <w:rFonts w:asciiTheme="minorHAnsi" w:hAnsiTheme="minorHAnsi" w:cstheme="minorHAnsi"/>
          <w:color w:val="333333"/>
          <w:sz w:val="22"/>
          <w:szCs w:val="22"/>
        </w:rPr>
      </w:pPr>
      <w:ins w:id="304" w:author="Liu yuancheng" w:date="2022-04-07T23:3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0F8265CE" wp14:editId="740CC721">
                  <wp:simplePos x="0" y="0"/>
                  <wp:positionH relativeFrom="column">
                    <wp:posOffset>2505075</wp:posOffset>
                  </wp:positionH>
                  <wp:positionV relativeFrom="paragraph">
                    <wp:posOffset>1287145</wp:posOffset>
                  </wp:positionV>
                  <wp:extent cx="419100" cy="295275"/>
                  <wp:effectExtent l="38100" t="0" r="19050" b="47625"/>
                  <wp:wrapNone/>
                  <wp:docPr id="27" name="Straight Arrow Connector 2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419100" cy="2952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767D1E5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7" o:spid="_x0000_s1026" type="#_x0000_t32" style="position:absolute;margin-left:197.25pt;margin-top:101.35pt;width:33pt;height:23.2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" strokecolor="red" strokeweight="1.5pt">
                  <v:stroke endarrow="block" joinstyle="miter"/>
                </v:shape>
              </w:pict>
            </mc:Fallback>
          </mc:AlternateContent>
        </w:r>
        <w:r w:rsidR="00036F39">
          <w:rPr>
            <w:noProof/>
          </w:rPr>
          <w:drawing>
            <wp:inline distT="0" distB="0" distL="0" distR="0" wp14:anchorId="64EDA667" wp14:editId="467B764F">
              <wp:extent cx="5400000" cy="3151097"/>
              <wp:effectExtent l="19050" t="19050" r="10795" b="11430"/>
              <wp:docPr id="26" name="Picture 26" descr="Graphical user interface, text, application, email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Picture 26" descr="Graphical user interface, text, application, email&#10;&#10;Description automatically generated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00" cy="3151097"/>
                      </a:xfrm>
                      <a:prstGeom prst="rect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  <w:ins w:id="305" w:author="Xu Jia" w:date="2022-04-07T22:04:00Z">
        <w:del w:id="306" w:author="Liu yuancheng" w:date="2022-04-07T23:33:00Z">
          <w:r w:rsidR="00F24C8F" w:rsidDel="00872759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</w:rPr>
            <w:delText xml:space="preserve">TODO: Better to give a screenshot of web login page. </w:delText>
          </w:r>
        </w:del>
      </w:ins>
    </w:p>
    <w:p w14:paraId="64BEF991" w14:textId="0D792B63" w:rsidR="00F867D8" w:rsidRDefault="00F867D8">
      <w:pPr>
        <w:rPr>
          <w:ins w:id="307" w:author="Liu yuancheng" w:date="2022-04-07T23:39:00Z"/>
          <w:rStyle w:val="md-plain"/>
          <w:rFonts w:eastAsia="Times New Roman" w:cstheme="minorHAnsi"/>
          <w:color w:val="333333"/>
        </w:rPr>
      </w:pPr>
    </w:p>
    <w:p w14:paraId="40B7F870" w14:textId="0938E039" w:rsidR="00872759" w:rsidRPr="00916BB5" w:rsidRDefault="00F867D8" w:rsidP="00C74053">
      <w:pPr>
        <w:pStyle w:val="md-end-block"/>
        <w:spacing w:before="192" w:beforeAutospacing="0" w:after="192" w:afterAutospacing="0"/>
        <w:jc w:val="both"/>
        <w:rPr>
          <w:ins w:id="308" w:author="Liu yuancheng" w:date="2022-04-07T23:33:00Z"/>
          <w:rStyle w:val="md-plain"/>
          <w:rFonts w:asciiTheme="minorHAnsi" w:hAnsiTheme="minorHAnsi" w:cstheme="minorHAnsi"/>
          <w:color w:val="333333"/>
          <w:sz w:val="22"/>
          <w:szCs w:val="22"/>
          <w:rPrChange w:id="309" w:author="Liu yuancheng" w:date="2022-04-07T23:44:00Z">
            <w:rPr>
              <w:ins w:id="310" w:author="Liu yuancheng" w:date="2022-04-07T23:33:00Z"/>
              <w:rStyle w:val="md-plain"/>
              <w:rFonts w:asciiTheme="minorHAnsi" w:eastAsiaTheme="minorEastAsia" w:hAnsiTheme="minorHAnsi" w:cstheme="minorHAnsi"/>
              <w:color w:val="333333"/>
              <w:sz w:val="22"/>
              <w:szCs w:val="22"/>
            </w:rPr>
          </w:rPrChange>
        </w:rPr>
      </w:pPr>
      <w:ins w:id="311" w:author="Liu yuancheng" w:date="2022-04-07T23:39:00Z">
        <w:r w:rsidRPr="00F867D8">
          <w:rPr>
            <w:rStyle w:val="md-plain"/>
            <w:rFonts w:asciiTheme="minorHAnsi" w:hAnsiTheme="minorHAnsi" w:cstheme="minorHAnsi"/>
            <w:color w:val="333333"/>
            <w:sz w:val="22"/>
            <w:szCs w:val="22"/>
            <w:rPrChange w:id="312" w:author="Liu yuancheng" w:date="2022-04-07T23:40:00Z">
              <w:rPr>
                <w:rStyle w:val="md-plain"/>
                <w:rFonts w:cstheme="minorHAnsi"/>
                <w:color w:val="333333"/>
              </w:rPr>
            </w:rPrChange>
          </w:rPr>
          <w:lastRenderedPageBreak/>
          <w:t>Then the webpage will show the VM desktop,</w:t>
        </w:r>
        <w:r w:rsidRPr="007412C2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 please switch to full screen by click the button “</w:t>
        </w:r>
        <w:r w:rsidRPr="00EA3B31">
          <w:rPr>
            <w:rFonts w:asciiTheme="minorHAnsi" w:hAnsiTheme="minorHAnsi" w:cstheme="minorHAnsi"/>
            <w:b/>
            <w:bCs/>
            <w:color w:val="000000"/>
            <w:sz w:val="22"/>
            <w:szCs w:val="22"/>
            <w:rPrChange w:id="313" w:author="Liu yuancheng" w:date="2022-04-07T23:45:00Z"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rPrChange>
          </w:rPr>
          <w:t>Click here to show only console</w:t>
        </w:r>
        <w:r w:rsidRPr="007412C2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” in “</w:t>
        </w:r>
        <w:r w:rsidRPr="00923265">
          <w:rPr>
            <w:rStyle w:val="md-plain"/>
            <w:rFonts w:asciiTheme="minorHAnsi" w:hAnsiTheme="minorHAnsi" w:cstheme="minorHAnsi"/>
            <w:b/>
            <w:bCs/>
            <w:color w:val="333333"/>
            <w:sz w:val="22"/>
            <w:szCs w:val="22"/>
            <w:rPrChange w:id="314" w:author="Liu yuancheng" w:date="2022-04-07T23:45:00Z">
              <w:rPr>
                <w:rStyle w:val="md-plain"/>
                <w:rFonts w:asciiTheme="minorHAnsi" w:hAnsiTheme="minorHAnsi" w:cstheme="minorHAnsi"/>
                <w:color w:val="333333"/>
                <w:sz w:val="22"/>
                <w:szCs w:val="22"/>
              </w:rPr>
            </w:rPrChange>
          </w:rPr>
          <w:t>console</w:t>
        </w:r>
        <w:r w:rsidRPr="007412C2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” </w:t>
        </w:r>
      </w:ins>
      <w:ins w:id="315" w:author="Liu yuancheng" w:date="2022-04-07T23:45:00Z">
        <w:r w:rsidR="00F93EFD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tab </w:t>
        </w:r>
      </w:ins>
      <w:ins w:id="316" w:author="Liu yuancheng" w:date="2022-04-07T23:44:00Z">
        <w:r w:rsidR="00294152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so you can type in the password</w:t>
        </w:r>
      </w:ins>
      <w:ins w:id="317" w:author="Liu yuancheng" w:date="2022-04-07T23:45:00Z">
        <w:r w:rsidR="0043035D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 </w:t>
        </w:r>
        <w:r w:rsidR="0043035D" w:rsidRPr="006C1B54">
          <w:rPr>
            <w:rStyle w:val="md-plain"/>
            <w:rFonts w:asciiTheme="minorHAnsi" w:hAnsiTheme="minorHAnsi" w:cstheme="minorHAnsi"/>
            <w:b/>
            <w:bCs/>
            <w:color w:val="333333"/>
            <w:sz w:val="22"/>
            <w:szCs w:val="22"/>
            <w:rPrChange w:id="318" w:author="Liu yuancheng" w:date="2022-04-07T23:45:00Z">
              <w:rPr>
                <w:rStyle w:val="md-plain"/>
                <w:rFonts w:asciiTheme="minorHAnsi" w:hAnsiTheme="minorHAnsi" w:cstheme="minorHAnsi"/>
                <w:color w:val="333333"/>
                <w:sz w:val="22"/>
                <w:szCs w:val="22"/>
              </w:rPr>
            </w:rPrChange>
          </w:rPr>
          <w:t>123</w:t>
        </w:r>
        <w:r w:rsidR="00294152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. </w:t>
        </w:r>
      </w:ins>
    </w:p>
    <w:p w14:paraId="0BE52740" w14:textId="09162C65" w:rsidR="004E019A" w:rsidRDefault="001C5435" w:rsidP="00B413BE">
      <w:pPr>
        <w:pStyle w:val="md-end-block"/>
        <w:spacing w:before="192" w:beforeAutospacing="0" w:after="192" w:afterAutospacing="0"/>
        <w:jc w:val="both"/>
        <w:rPr>
          <w:ins w:id="319" w:author="Liu yuancheng" w:date="2022-04-07T23:40:00Z"/>
          <w:rStyle w:val="md-plain"/>
          <w:rFonts w:asciiTheme="minorHAnsi" w:eastAsiaTheme="minorEastAsia" w:hAnsiTheme="minorHAnsi" w:cstheme="minorHAnsi"/>
          <w:color w:val="333333"/>
          <w:sz w:val="22"/>
          <w:szCs w:val="22"/>
        </w:rPr>
      </w:pPr>
      <w:ins w:id="320" w:author="Liu yuancheng" w:date="2022-04-07T23:4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32B1D311" wp14:editId="2CF016D5">
                  <wp:simplePos x="0" y="0"/>
                  <wp:positionH relativeFrom="column">
                    <wp:posOffset>4657725</wp:posOffset>
                  </wp:positionH>
                  <wp:positionV relativeFrom="paragraph">
                    <wp:posOffset>1232535</wp:posOffset>
                  </wp:positionV>
                  <wp:extent cx="0" cy="457200"/>
                  <wp:effectExtent l="57150" t="0" r="57150" b="38100"/>
                  <wp:wrapNone/>
                  <wp:docPr id="29" name="Straight Arrow Connector 2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4572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51D82E14" id="Straight Arrow Connector 29" o:spid="_x0000_s1026" type="#_x0000_t32" style="position:absolute;margin-left:366.75pt;margin-top:97.05pt;width:0;height:3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" strokecolor="red" strokeweight="2.25pt">
                  <v:stroke endarrow="block" joinstyle="miter"/>
                </v:shape>
              </w:pict>
            </mc:Fallback>
          </mc:AlternateContent>
        </w:r>
      </w:ins>
      <w:ins w:id="321" w:author="Liu yuancheng" w:date="2022-04-07T23:38:00Z">
        <w:r w:rsidR="004E019A">
          <w:rPr>
            <w:noProof/>
          </w:rPr>
          <w:drawing>
            <wp:inline distT="0" distB="0" distL="0" distR="0" wp14:anchorId="192DBBAF" wp14:editId="39777A5A">
              <wp:extent cx="5400000" cy="2016175"/>
              <wp:effectExtent l="19050" t="19050" r="10795" b="22225"/>
              <wp:docPr id="28" name="Picture 28" descr="Graphical user interface, text, application, email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Picture 28" descr="Graphical user interface, text, application, email&#10;&#10;Description automatically generated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00" cy="2016175"/>
                      </a:xfrm>
                      <a:prstGeom prst="rect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40A44299" w14:textId="5C5CE8CB" w:rsidR="001C5435" w:rsidRDefault="004C3749" w:rsidP="00B413BE">
      <w:pPr>
        <w:pStyle w:val="md-end-block"/>
        <w:spacing w:before="192" w:beforeAutospacing="0" w:after="192" w:afterAutospacing="0"/>
        <w:jc w:val="both"/>
        <w:rPr>
          <w:ins w:id="322" w:author="Liu yuancheng" w:date="2022-04-07T23:38:00Z"/>
          <w:rStyle w:val="md-plain"/>
          <w:rFonts w:asciiTheme="minorHAnsi" w:eastAsiaTheme="minorEastAsia" w:hAnsiTheme="minorHAnsi" w:cstheme="minorHAnsi"/>
          <w:color w:val="333333"/>
          <w:sz w:val="22"/>
          <w:szCs w:val="22"/>
        </w:rPr>
      </w:pPr>
      <w:ins w:id="323" w:author="Liu yuancheng" w:date="2022-04-07T23:42:00Z">
        <w:r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C</w:t>
        </w:r>
        <w:r w:rsidRPr="00B84506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onfirm the remote desktop has been </w:t>
        </w:r>
      </w:ins>
      <w:ins w:id="324" w:author="Liu yuancheng" w:date="2022-04-07T23:45:00Z">
        <w:r w:rsidR="004B5D70" w:rsidRPr="00B84506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enabled</w:t>
        </w:r>
        <w:r w:rsidR="004B5D70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>:</w:t>
        </w:r>
      </w:ins>
      <w:ins w:id="325" w:author="Liu yuancheng" w:date="2022-04-07T23:42:00Z">
        <w:r w:rsidR="007E542D">
          <w:rPr>
            <w:rStyle w:val="md-plain"/>
            <w:rFonts w:asciiTheme="minorHAnsi" w:hAnsiTheme="minorHAnsi" w:cstheme="minorHAnsi"/>
            <w:color w:val="333333"/>
            <w:sz w:val="22"/>
            <w:szCs w:val="22"/>
          </w:rPr>
          <w:t xml:space="preserve"> </w:t>
        </w:r>
      </w:ins>
    </w:p>
    <w:p w14:paraId="798F0FF6" w14:textId="1E06F703" w:rsidR="00F24C8F" w:rsidRPr="00B413BE" w:rsidDel="00F867D8" w:rsidRDefault="00F24C8F">
      <w:pPr>
        <w:pStyle w:val="md-end-block"/>
        <w:spacing w:before="192" w:beforeAutospacing="0" w:after="192" w:afterAutospacing="0"/>
        <w:jc w:val="both"/>
        <w:rPr>
          <w:del w:id="326" w:author="Liu yuancheng" w:date="2022-04-07T23:39:00Z"/>
          <w:rFonts w:asciiTheme="minorHAnsi" w:eastAsiaTheme="minorEastAsia" w:hAnsiTheme="minorHAnsi" w:cstheme="minorHAnsi"/>
          <w:color w:val="333333"/>
          <w:sz w:val="22"/>
          <w:szCs w:val="22"/>
          <w:rPrChange w:id="327" w:author="Liu yuancheng" w:date="2022-04-07T23:37:00Z">
            <w:rPr>
              <w:del w:id="328" w:author="Liu yuancheng" w:date="2022-04-07T23:39:00Z"/>
              <w:rFonts w:asciiTheme="minorHAnsi" w:hAnsiTheme="minorHAnsi" w:cstheme="minorHAnsi"/>
              <w:color w:val="333333"/>
              <w:sz w:val="22"/>
              <w:szCs w:val="22"/>
            </w:rPr>
          </w:rPrChange>
        </w:rPr>
      </w:pPr>
      <w:ins w:id="329" w:author="Xu Jia" w:date="2022-04-07T22:04:00Z">
        <w:del w:id="330" w:author="Liu yuancheng" w:date="2022-04-07T23:37:00Z">
          <w:r w:rsidRPr="00B413BE" w:rsidDel="00B413BE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  <w:rPrChange w:id="331" w:author="Liu yuancheng" w:date="2022-04-07T23:37:00Z">
                <w:rPr>
                  <w:rStyle w:val="md-plain"/>
                  <w:rFonts w:cstheme="minorHAnsi"/>
                  <w:color w:val="333333"/>
                </w:rPr>
              </w:rPrChange>
            </w:rPr>
            <w:delText>Notice:</w:delText>
          </w:r>
        </w:del>
        <w:del w:id="332" w:author="Liu yuancheng" w:date="2022-04-07T23:38:00Z">
          <w:r w:rsidRPr="00B413BE" w:rsidDel="004E019A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  <w:rPrChange w:id="333" w:author="Liu yuancheng" w:date="2022-04-07T23:37:00Z">
                <w:rPr>
                  <w:rStyle w:val="md-plain"/>
                  <w:rFonts w:cstheme="minorHAnsi"/>
                  <w:color w:val="333333"/>
                </w:rPr>
              </w:rPrChange>
            </w:rPr>
            <w:delText xml:space="preserve"> </w:delText>
          </w:r>
        </w:del>
        <w:del w:id="334" w:author="Liu yuancheng" w:date="2022-04-07T23:39:00Z">
          <w:r w:rsidRPr="00B413BE" w:rsidDel="00F867D8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  <w:rPrChange w:id="335" w:author="Liu yuancheng" w:date="2022-04-07T23:37:00Z">
                <w:rPr>
                  <w:rStyle w:val="md-plain"/>
                  <w:rFonts w:cstheme="minorHAnsi"/>
                  <w:color w:val="333333"/>
                </w:rPr>
              </w:rPrChange>
            </w:rPr>
            <w:delText>If you cannot type in your password under Console webpage in normal view, please swit</w:delText>
          </w:r>
        </w:del>
      </w:ins>
      <w:ins w:id="336" w:author="Xu Jia" w:date="2022-04-07T22:05:00Z">
        <w:del w:id="337" w:author="Liu yuancheng" w:date="2022-04-07T23:39:00Z">
          <w:r w:rsidRPr="00B413BE" w:rsidDel="00F867D8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  <w:rPrChange w:id="338" w:author="Liu yuancheng" w:date="2022-04-07T23:37:00Z">
                <w:rPr>
                  <w:rStyle w:val="md-plain"/>
                  <w:rFonts w:cstheme="minorHAnsi"/>
                  <w:color w:val="333333"/>
                </w:rPr>
              </w:rPrChange>
            </w:rPr>
            <w:delText>ch to full screen by click the button “</w:delText>
          </w:r>
          <w:r w:rsidRPr="00B413BE" w:rsidDel="00F867D8">
            <w:rPr>
              <w:rFonts w:asciiTheme="minorHAnsi" w:hAnsiTheme="minorHAnsi" w:cstheme="minorHAnsi"/>
              <w:color w:val="000000"/>
              <w:sz w:val="22"/>
              <w:szCs w:val="22"/>
              <w:rPrChange w:id="339" w:author="Liu yuancheng" w:date="2022-04-07T23:37:00Z">
                <w:rPr>
                  <w:rFonts w:ascii="Calibri" w:hAnsi="Calibri" w:cs="Calibri"/>
                  <w:color w:val="000000"/>
                </w:rPr>
              </w:rPrChange>
            </w:rPr>
            <w:delText>Click here</w:delText>
          </w:r>
        </w:del>
      </w:ins>
      <w:ins w:id="340" w:author="Xu Jia" w:date="2022-04-07T22:06:00Z">
        <w:del w:id="341" w:author="Liu yuancheng" w:date="2022-04-07T23:39:00Z">
          <w:r w:rsidRPr="00B413BE" w:rsidDel="00F867D8">
            <w:rPr>
              <w:rFonts w:asciiTheme="minorHAnsi" w:hAnsiTheme="minorHAnsi" w:cstheme="minorHAnsi"/>
              <w:color w:val="000000"/>
              <w:sz w:val="22"/>
              <w:szCs w:val="22"/>
              <w:rPrChange w:id="342" w:author="Liu yuancheng" w:date="2022-04-07T23:37:00Z">
                <w:rPr>
                  <w:rFonts w:ascii="Calibri" w:hAnsi="Calibri" w:cs="Calibri"/>
                  <w:color w:val="000000"/>
                </w:rPr>
              </w:rPrChange>
            </w:rPr>
            <w:delText xml:space="preserve"> </w:delText>
          </w:r>
        </w:del>
      </w:ins>
      <w:ins w:id="343" w:author="Xu Jia" w:date="2022-04-07T22:05:00Z">
        <w:del w:id="344" w:author="Liu yuancheng" w:date="2022-04-07T23:39:00Z">
          <w:r w:rsidRPr="00B413BE" w:rsidDel="00F867D8">
            <w:rPr>
              <w:rFonts w:asciiTheme="minorHAnsi" w:hAnsiTheme="minorHAnsi" w:cstheme="minorHAnsi"/>
              <w:color w:val="000000"/>
              <w:sz w:val="22"/>
              <w:szCs w:val="22"/>
              <w:rPrChange w:id="345" w:author="Liu yuancheng" w:date="2022-04-07T23:37:00Z">
                <w:rPr>
                  <w:rFonts w:ascii="Calibri" w:hAnsi="Calibri" w:cs="Calibri"/>
                  <w:color w:val="000000"/>
                </w:rPr>
              </w:rPrChange>
            </w:rPr>
            <w:delText>to show only console</w:delText>
          </w:r>
          <w:r w:rsidRPr="00B413BE" w:rsidDel="00F867D8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  <w:rPrChange w:id="346" w:author="Liu yuancheng" w:date="2022-04-07T23:37:00Z">
                <w:rPr>
                  <w:rStyle w:val="md-plain"/>
                  <w:rFonts w:cstheme="minorHAnsi"/>
                  <w:color w:val="333333"/>
                </w:rPr>
              </w:rPrChange>
            </w:rPr>
            <w:delText>”</w:delText>
          </w:r>
        </w:del>
      </w:ins>
      <w:ins w:id="347" w:author="Xu Jia" w:date="2022-04-07T22:06:00Z">
        <w:del w:id="348" w:author="Liu yuancheng" w:date="2022-04-07T23:39:00Z">
          <w:r w:rsidRPr="00B413BE" w:rsidDel="00F867D8">
            <w:rPr>
              <w:rStyle w:val="md-plain"/>
              <w:rFonts w:asciiTheme="minorHAnsi" w:hAnsiTheme="minorHAnsi" w:cstheme="minorHAnsi"/>
              <w:color w:val="333333"/>
              <w:sz w:val="22"/>
              <w:szCs w:val="22"/>
              <w:rPrChange w:id="349" w:author="Liu yuancheng" w:date="2022-04-07T23:37:00Z">
                <w:rPr>
                  <w:rStyle w:val="md-plain"/>
                  <w:rFonts w:cstheme="minorHAnsi"/>
                  <w:color w:val="333333"/>
                </w:rPr>
              </w:rPrChange>
            </w:rPr>
            <w:delText xml:space="preserve"> in “console” page.</w:delText>
          </w:r>
        </w:del>
      </w:ins>
    </w:p>
    <w:p w14:paraId="661A94C6" w14:textId="5D1B3269" w:rsidR="00A428FD" w:rsidRDefault="00A428FD" w:rsidP="00672951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376C1671" wp14:editId="0D9F324B">
            <wp:extent cx="5400000" cy="3166652"/>
            <wp:effectExtent l="0" t="0" r="0" b="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6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9BF3B" w14:textId="1F06F6AD" w:rsidR="004205E2" w:rsidRDefault="004B61BA" w:rsidP="00672951">
      <w:pPr>
        <w:jc w:val="both"/>
        <w:rPr>
          <w:ins w:id="350" w:author="Liu yuancheng" w:date="2022-04-07T23:31:00Z"/>
          <w:rFonts w:cstheme="minorHAnsi"/>
        </w:rPr>
      </w:pPr>
      <w:r w:rsidRPr="001033A2">
        <w:rPr>
          <w:rFonts w:cstheme="minorHAnsi"/>
          <w:b/>
          <w:bCs/>
        </w:rPr>
        <w:t>Note</w:t>
      </w:r>
      <w:r>
        <w:rPr>
          <w:rFonts w:cstheme="minorHAnsi"/>
        </w:rPr>
        <w:t xml:space="preserve">: We recommend customer to change the default password </w:t>
      </w:r>
      <w:r w:rsidRPr="00624A6D">
        <w:rPr>
          <w:rFonts w:cstheme="minorHAnsi"/>
          <w:b/>
          <w:bCs/>
        </w:rPr>
        <w:t>123</w:t>
      </w:r>
      <w:r>
        <w:rPr>
          <w:rFonts w:cstheme="minorHAnsi"/>
        </w:rPr>
        <w:t xml:space="preserve"> to their own password.</w:t>
      </w:r>
    </w:p>
    <w:p w14:paraId="693201FE" w14:textId="77777777" w:rsidR="004205E2" w:rsidRDefault="004205E2">
      <w:pPr>
        <w:rPr>
          <w:ins w:id="351" w:author="Liu yuancheng" w:date="2022-04-07T23:31:00Z"/>
          <w:rFonts w:cstheme="minorHAnsi"/>
        </w:rPr>
      </w:pPr>
      <w:ins w:id="352" w:author="Liu yuancheng" w:date="2022-04-07T23:31:00Z">
        <w:r>
          <w:rPr>
            <w:rFonts w:cstheme="minorHAnsi"/>
          </w:rPr>
          <w:br w:type="page"/>
        </w:r>
      </w:ins>
    </w:p>
    <w:p w14:paraId="53592C57" w14:textId="77777777" w:rsidR="004B61BA" w:rsidDel="004205E2" w:rsidRDefault="004B61BA" w:rsidP="00672951">
      <w:pPr>
        <w:jc w:val="both"/>
        <w:rPr>
          <w:del w:id="353" w:author="Liu yuancheng" w:date="2022-04-07T23:31:00Z"/>
          <w:rFonts w:cstheme="minorHAnsi"/>
        </w:rPr>
      </w:pPr>
    </w:p>
    <w:p w14:paraId="7FE45794" w14:textId="6858E94D" w:rsidR="00A428FD" w:rsidRDefault="00652E3D" w:rsidP="00652E3D">
      <w:pPr>
        <w:pStyle w:val="Heading1"/>
      </w:pPr>
      <w:bookmarkStart w:id="354" w:name="_Toc100267658"/>
      <w:r>
        <w:t>3.</w:t>
      </w:r>
      <w:r w:rsidRPr="00652E3D">
        <w:t xml:space="preserve"> Remote </w:t>
      </w:r>
      <w:r>
        <w:t>A</w:t>
      </w:r>
      <w:r w:rsidRPr="00652E3D">
        <w:t>ccess the Windows VM</w:t>
      </w:r>
      <w:bookmarkEnd w:id="354"/>
      <w:r w:rsidRPr="00652E3D">
        <w:t xml:space="preserve"> </w:t>
      </w:r>
    </w:p>
    <w:p w14:paraId="51D02E67" w14:textId="77777777" w:rsidR="00C93CDB" w:rsidDel="00CD330C" w:rsidRDefault="00C93CDB" w:rsidP="0023619E">
      <w:pPr>
        <w:jc w:val="both"/>
        <w:rPr>
          <w:del w:id="355" w:author="Liu yuancheng" w:date="2022-04-07T23:31:00Z"/>
          <w:rFonts w:cstheme="minorHAnsi"/>
          <w:lang w:val="en"/>
        </w:rPr>
      </w:pPr>
    </w:p>
    <w:p w14:paraId="7B5428C0" w14:textId="1246FBE6" w:rsidR="008E4BD8" w:rsidRDefault="008E4BD8" w:rsidP="0023619E">
      <w:pPr>
        <w:jc w:val="both"/>
        <w:rPr>
          <w:rStyle w:val="md-plain"/>
          <w:rFonts w:cstheme="minorHAnsi"/>
          <w:color w:val="333333"/>
          <w:shd w:val="clear" w:color="auto" w:fill="FFFFFF"/>
        </w:rPr>
      </w:pPr>
      <w:r w:rsidRPr="0023619E">
        <w:rPr>
          <w:rFonts w:cstheme="minorHAnsi"/>
          <w:lang w:val="en"/>
        </w:rPr>
        <w:t>Follow below steps to remote</w:t>
      </w:r>
      <w:ins w:id="356" w:author="Xu Jia" w:date="2022-04-07T22:07:00Z">
        <w:r w:rsidR="00F24C8F">
          <w:rPr>
            <w:rFonts w:cstheme="minorHAnsi"/>
            <w:lang w:val="en"/>
          </w:rPr>
          <w:t>ly</w:t>
        </w:r>
      </w:ins>
      <w:r w:rsidRPr="0023619E">
        <w:rPr>
          <w:rFonts w:cstheme="minorHAnsi"/>
          <w:lang w:val="en"/>
        </w:rPr>
        <w:t xml:space="preserve"> access</w:t>
      </w:r>
      <w:r w:rsidR="000A7750" w:rsidRPr="0023619E">
        <w:rPr>
          <w:rFonts w:cstheme="minorHAnsi"/>
          <w:lang w:val="en"/>
        </w:rPr>
        <w:t xml:space="preserve"> </w:t>
      </w:r>
      <w:del w:id="357" w:author="Xu Jia" w:date="2022-04-07T22:07:00Z">
        <w:r w:rsidR="000A7750" w:rsidRPr="0023619E" w:rsidDel="00F24C8F">
          <w:rPr>
            <w:rFonts w:cstheme="minorHAnsi"/>
            <w:lang w:val="en"/>
          </w:rPr>
          <w:delText>(RDP)</w:delText>
        </w:r>
        <w:r w:rsidRPr="0023619E" w:rsidDel="00F24C8F">
          <w:rPr>
            <w:rFonts w:cstheme="minorHAnsi"/>
            <w:lang w:val="en"/>
          </w:rPr>
          <w:delText xml:space="preserve"> </w:delText>
        </w:r>
      </w:del>
      <w:r w:rsidRPr="0023619E">
        <w:rPr>
          <w:rFonts w:cstheme="minorHAnsi"/>
          <w:lang w:val="en"/>
        </w:rPr>
        <w:t>the Windows VM from user’s local computer</w:t>
      </w:r>
      <w:ins w:id="358" w:author="Xu Jia" w:date="2022-04-07T22:07:00Z">
        <w:r w:rsidR="00F24C8F">
          <w:rPr>
            <w:rFonts w:cstheme="minorHAnsi"/>
            <w:lang w:val="en"/>
          </w:rPr>
          <w:t xml:space="preserve"> using </w:t>
        </w:r>
        <w:r w:rsidR="00F24C8F" w:rsidRPr="0023619E">
          <w:rPr>
            <w:rFonts w:cstheme="minorHAnsi"/>
            <w:lang w:val="en"/>
          </w:rPr>
          <w:t>RDP</w:t>
        </w:r>
        <w:r w:rsidR="00F24C8F">
          <w:rPr>
            <w:rFonts w:cstheme="minorHAnsi"/>
            <w:lang w:val="en"/>
          </w:rPr>
          <w:t xml:space="preserve"> software</w:t>
        </w:r>
      </w:ins>
      <w:r w:rsidR="003E5E60" w:rsidRPr="0023619E">
        <w:rPr>
          <w:rFonts w:cstheme="minorHAnsi"/>
          <w:lang w:val="en"/>
        </w:rPr>
        <w:t>.</w:t>
      </w:r>
      <w:r w:rsidR="0023619E" w:rsidRPr="0023619E">
        <w:rPr>
          <w:rStyle w:val="Heading1Char"/>
          <w:rFonts w:asciiTheme="minorHAnsi" w:hAnsiTheme="minorHAnsi" w:cstheme="minorHAnsi"/>
          <w:color w:val="333333"/>
          <w:shd w:val="clear" w:color="auto" w:fill="FFFFFF"/>
        </w:rPr>
        <w:t xml:space="preserve"> </w:t>
      </w:r>
      <w:r w:rsidR="0023619E" w:rsidRPr="0023619E">
        <w:rPr>
          <w:rStyle w:val="md-plain"/>
          <w:rFonts w:cstheme="minorHAnsi"/>
          <w:color w:val="333333"/>
          <w:shd w:val="clear" w:color="auto" w:fill="FFFFFF"/>
        </w:rPr>
        <w:t xml:space="preserve">Get the instance internal IP address from the instance list (as shown below the IP address is </w:t>
      </w:r>
      <w:r w:rsidR="0023619E" w:rsidRPr="0023619E">
        <w:rPr>
          <w:rStyle w:val="md-plain"/>
          <w:rFonts w:cstheme="minorHAnsi"/>
          <w:b/>
          <w:bCs/>
          <w:color w:val="333333"/>
          <w:shd w:val="clear" w:color="auto" w:fill="FFFFFF"/>
        </w:rPr>
        <w:t>10.10.0.140</w:t>
      </w:r>
      <w:r w:rsidR="0023619E" w:rsidRPr="0023619E">
        <w:rPr>
          <w:rStyle w:val="md-plain"/>
          <w:rFonts w:cstheme="minorHAnsi"/>
          <w:color w:val="333333"/>
          <w:shd w:val="clear" w:color="auto" w:fill="FFFFFF"/>
        </w:rPr>
        <w:t>):</w:t>
      </w:r>
    </w:p>
    <w:p w14:paraId="5E7BBB74" w14:textId="038C1720" w:rsidR="007E55C2" w:rsidRDefault="007E55C2" w:rsidP="0023619E">
      <w:pPr>
        <w:jc w:val="both"/>
        <w:rPr>
          <w:rFonts w:cstheme="minorHAnsi"/>
          <w:lang w:val="en"/>
        </w:rPr>
      </w:pPr>
      <w:r>
        <w:rPr>
          <w:noProof/>
        </w:rPr>
        <w:drawing>
          <wp:inline distT="0" distB="0" distL="0" distR="0" wp14:anchorId="13ED9314" wp14:editId="59A5FAE9">
            <wp:extent cx="5400000" cy="1017660"/>
            <wp:effectExtent l="19050" t="19050" r="10795" b="1143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176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FC652" w14:textId="5968AC0C" w:rsidR="006D7D3B" w:rsidRDefault="00237B30" w:rsidP="0023619E">
      <w:pPr>
        <w:jc w:val="both"/>
        <w:rPr>
          <w:rFonts w:cstheme="minorHAnsi"/>
          <w:lang w:val="en"/>
        </w:rPr>
      </w:pPr>
      <w:r w:rsidRPr="00230E6B">
        <w:rPr>
          <w:rFonts w:eastAsia="Times New Roman" w:cstheme="minorHAnsi"/>
          <w:b/>
          <w:bCs/>
          <w:noProof/>
          <w:color w:val="2424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A71A4E0" wp14:editId="55E890E5">
                <wp:simplePos x="0" y="0"/>
                <wp:positionH relativeFrom="margin">
                  <wp:align>left</wp:align>
                </wp:positionH>
                <wp:positionV relativeFrom="paragraph">
                  <wp:posOffset>500253</wp:posOffset>
                </wp:positionV>
                <wp:extent cx="5687695" cy="612140"/>
                <wp:effectExtent l="0" t="0" r="27305" b="1651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7695" cy="6121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D0F67" w14:textId="015BA161" w:rsidR="00237B30" w:rsidRPr="00237B30" w:rsidRDefault="00237B30" w:rsidP="00237B30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237B30">
                              <w:rPr>
                                <w:rFonts w:asciiTheme="majorHAnsi" w:hAnsiTheme="majorHAnsi" w:cstheme="majorHAnsi"/>
                              </w:rPr>
                              <w:t>ssh -L 3389:&lt;instance ip address&gt;:3389 &lt;username&gt;@gateway.ncl.sg</w:t>
                            </w:r>
                          </w:p>
                          <w:p w14:paraId="4A377708" w14:textId="070E3426" w:rsidR="006374C7" w:rsidRPr="00860193" w:rsidRDefault="00237B30" w:rsidP="00237B30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237B30">
                              <w:rPr>
                                <w:rFonts w:asciiTheme="majorHAnsi" w:hAnsiTheme="majorHAnsi" w:cstheme="majorHAnsi"/>
                              </w:rPr>
                              <w:t xml:space="preserve">example: ssh -L 3389:10.10.0.140:3389 </w:t>
                            </w:r>
                            <w:r w:rsidR="00394AD4">
                              <w:rPr>
                                <w:rFonts w:asciiTheme="majorHAnsi" w:hAnsiTheme="majorHAnsi" w:cstheme="majorHAnsi"/>
                              </w:rPr>
                              <w:t>ncl-yuancheng</w:t>
                            </w:r>
                            <w:r w:rsidRPr="00237B30">
                              <w:rPr>
                                <w:rFonts w:asciiTheme="majorHAnsi" w:hAnsiTheme="majorHAnsi" w:cstheme="majorHAnsi"/>
                              </w:rPr>
                              <w:t>@gateway.ncl.sg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insideMargin">
                  <wp14:pctHeight>0</wp14:pctHeight>
                </wp14:sizeRelV>
              </wp:anchor>
            </w:drawing>
          </mc:Choice>
          <mc:Fallback>
            <w:pict>
              <v:shape w14:anchorId="7A71A4E0" id="_x0000_s1028" type="#_x0000_t202" style="position:absolute;left:0;text-align:left;margin-left:0;margin-top:39.4pt;width:447.85pt;height:48.2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inner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" fillcolor="#f2f2f2 [3052]" strokecolor="#d8d8d8 [2732]">
                <v:textbox>
                  <w:txbxContent>
                    <w:p w14:paraId="6B4D0F67" w14:textId="015BA161" w:rsidR="00237B30" w:rsidRPr="00237B30" w:rsidRDefault="00237B30" w:rsidP="00237B30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237B30">
                        <w:rPr>
                          <w:rFonts w:asciiTheme="majorHAnsi" w:hAnsiTheme="majorHAnsi" w:cstheme="majorHAnsi"/>
                        </w:rPr>
                        <w:t>ssh -L 3389:&lt;instance ip address&gt;:3389 &lt;username&gt;@gateway.ncl.sg</w:t>
                      </w:r>
                    </w:p>
                    <w:p w14:paraId="4A377708" w14:textId="070E3426" w:rsidR="006374C7" w:rsidRPr="00860193" w:rsidRDefault="00237B30" w:rsidP="00237B30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237B30">
                        <w:rPr>
                          <w:rFonts w:asciiTheme="majorHAnsi" w:hAnsiTheme="majorHAnsi" w:cstheme="majorHAnsi"/>
                        </w:rPr>
                        <w:t xml:space="preserve">example: ssh -L 3389:10.10.0.140:3389 </w:t>
                      </w:r>
                      <w:r w:rsidR="00394AD4">
                        <w:rPr>
                          <w:rFonts w:asciiTheme="majorHAnsi" w:hAnsiTheme="majorHAnsi" w:cstheme="majorHAnsi"/>
                        </w:rPr>
                        <w:t>ncl-yuancheng</w:t>
                      </w:r>
                      <w:r w:rsidRPr="00237B30">
                        <w:rPr>
                          <w:rFonts w:asciiTheme="majorHAnsi" w:hAnsiTheme="majorHAnsi" w:cstheme="majorHAnsi"/>
                        </w:rPr>
                        <w:t>@gateway.ncl.sg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7D3B" w:rsidRPr="006D7D3B">
        <w:rPr>
          <w:rFonts w:cstheme="minorHAnsi"/>
          <w:b/>
          <w:bCs/>
          <w:lang w:val="en"/>
        </w:rPr>
        <w:t>Step</w:t>
      </w:r>
      <w:del w:id="359" w:author="Liu yuancheng" w:date="2022-04-08T13:40:00Z">
        <w:r w:rsidR="006D7D3B" w:rsidRPr="006D7D3B" w:rsidDel="008F4F37">
          <w:rPr>
            <w:rFonts w:cstheme="minorHAnsi"/>
            <w:b/>
            <w:bCs/>
            <w:lang w:val="en"/>
          </w:rPr>
          <w:delText xml:space="preserve"> </w:delText>
        </w:r>
      </w:del>
      <w:ins w:id="360" w:author="Liu yuancheng" w:date="2022-04-08T13:40:00Z">
        <w:r w:rsidR="008F4F37">
          <w:rPr>
            <w:rFonts w:cstheme="minorHAnsi"/>
            <w:b/>
            <w:bCs/>
            <w:lang w:val="en"/>
          </w:rPr>
          <w:t>_</w:t>
        </w:r>
        <w:r w:rsidR="00C44F7B">
          <w:rPr>
            <w:rFonts w:cstheme="minorHAnsi"/>
            <w:b/>
            <w:bCs/>
            <w:lang w:val="en"/>
          </w:rPr>
          <w:t>1</w:t>
        </w:r>
      </w:ins>
      <w:del w:id="361" w:author="Liu yuancheng" w:date="2022-04-08T13:40:00Z">
        <w:r w:rsidR="006D7D3B" w:rsidRPr="006D7D3B" w:rsidDel="008F4F37">
          <w:rPr>
            <w:rFonts w:cstheme="minorHAnsi"/>
            <w:b/>
            <w:bCs/>
            <w:lang w:val="en"/>
          </w:rPr>
          <w:delText>1</w:delText>
        </w:r>
      </w:del>
      <w:r w:rsidR="006D7D3B" w:rsidRPr="006D7D3B">
        <w:rPr>
          <w:rFonts w:cstheme="minorHAnsi"/>
          <w:b/>
          <w:bCs/>
          <w:lang w:val="en"/>
        </w:rPr>
        <w:t>:</w:t>
      </w:r>
      <w:r w:rsidR="006D7D3B" w:rsidRPr="006D7D3B">
        <w:rPr>
          <w:rFonts w:cstheme="minorHAnsi"/>
          <w:lang w:val="en"/>
        </w:rPr>
        <w:t xml:space="preserve"> </w:t>
      </w:r>
      <w:commentRangeStart w:id="362"/>
      <w:r w:rsidR="006D7D3B" w:rsidRPr="006D7D3B">
        <w:rPr>
          <w:rFonts w:cstheme="minorHAnsi"/>
          <w:lang w:val="en"/>
        </w:rPr>
        <w:t xml:space="preserve">login the </w:t>
      </w:r>
      <w:r w:rsidR="00463A35">
        <w:rPr>
          <w:rFonts w:cstheme="minorHAnsi"/>
          <w:lang w:val="en"/>
        </w:rPr>
        <w:t>NCL</w:t>
      </w:r>
      <w:r w:rsidR="006D7D3B" w:rsidRPr="006D7D3B">
        <w:rPr>
          <w:rFonts w:cstheme="minorHAnsi"/>
          <w:lang w:val="en"/>
        </w:rPr>
        <w:t xml:space="preserve"> gateway</w:t>
      </w:r>
      <w:ins w:id="363" w:author="Xu Jia" w:date="2022-04-07T22:08:00Z">
        <w:r w:rsidR="00A75796">
          <w:rPr>
            <w:rFonts w:cstheme="minorHAnsi"/>
            <w:lang w:val="en"/>
          </w:rPr>
          <w:t xml:space="preserve"> (SSH to gateway.ncl.sg)</w:t>
        </w:r>
      </w:ins>
      <w:r w:rsidR="006D7D3B" w:rsidRPr="006D7D3B">
        <w:rPr>
          <w:rFonts w:cstheme="minorHAnsi"/>
          <w:lang w:val="en"/>
        </w:rPr>
        <w:t xml:space="preserve"> with your gateway account and do the port forwarding: open a cmd terminal on your local machine and run the cmd:</w:t>
      </w:r>
      <w:commentRangeEnd w:id="362"/>
      <w:r w:rsidR="00A75796">
        <w:rPr>
          <w:rStyle w:val="CommentReference"/>
        </w:rPr>
        <w:commentReference w:id="362"/>
      </w:r>
    </w:p>
    <w:p w14:paraId="20497A81" w14:textId="66CE4787" w:rsidR="00431353" w:rsidRPr="00431353" w:rsidRDefault="00431353" w:rsidP="006036C8">
      <w:pPr>
        <w:spacing w:before="192" w:after="192" w:line="240" w:lineRule="auto"/>
        <w:jc w:val="both"/>
        <w:rPr>
          <w:rFonts w:eastAsia="Times New Roman" w:cstheme="minorHAnsi"/>
          <w:color w:val="333333"/>
        </w:rPr>
      </w:pPr>
      <w:r w:rsidRPr="00431353">
        <w:rPr>
          <w:rFonts w:eastAsia="Times New Roman" w:cstheme="minorHAnsi"/>
          <w:b/>
          <w:bCs/>
          <w:color w:val="333333"/>
        </w:rPr>
        <w:t>Step</w:t>
      </w:r>
      <w:ins w:id="364" w:author="Liu yuancheng" w:date="2022-04-08T13:41:00Z">
        <w:r w:rsidR="00260799">
          <w:rPr>
            <w:rFonts w:eastAsia="Times New Roman" w:cstheme="minorHAnsi"/>
            <w:b/>
            <w:bCs/>
            <w:color w:val="333333"/>
          </w:rPr>
          <w:t>_</w:t>
        </w:r>
      </w:ins>
      <w:del w:id="365" w:author="Liu yuancheng" w:date="2022-04-08T13:41:00Z">
        <w:r w:rsidRPr="00431353" w:rsidDel="00260799">
          <w:rPr>
            <w:rFonts w:eastAsia="Times New Roman" w:cstheme="minorHAnsi"/>
            <w:b/>
            <w:bCs/>
            <w:color w:val="333333"/>
          </w:rPr>
          <w:delText xml:space="preserve"> </w:delText>
        </w:r>
      </w:del>
      <w:r w:rsidRPr="00431353">
        <w:rPr>
          <w:rFonts w:eastAsia="Times New Roman" w:cstheme="minorHAnsi"/>
          <w:b/>
          <w:bCs/>
          <w:color w:val="333333"/>
        </w:rPr>
        <w:t>2</w:t>
      </w:r>
      <w:r w:rsidRPr="00431353">
        <w:rPr>
          <w:rFonts w:eastAsia="Times New Roman" w:cstheme="minorHAnsi"/>
          <w:color w:val="333333"/>
        </w:rPr>
        <w:t xml:space="preserve">: Open Windows RDP client and fill in the </w:t>
      </w:r>
      <w:r w:rsidR="00BB0165">
        <w:rPr>
          <w:rFonts w:eastAsia="Times New Roman" w:cstheme="minorHAnsi"/>
          <w:color w:val="333333"/>
        </w:rPr>
        <w:t>IP</w:t>
      </w:r>
      <w:r w:rsidRPr="00431353">
        <w:rPr>
          <w:rFonts w:eastAsia="Times New Roman" w:cstheme="minorHAnsi"/>
          <w:color w:val="333333"/>
        </w:rPr>
        <w:t xml:space="preserve"> address </w:t>
      </w:r>
      <w:r w:rsidRPr="00431353">
        <w:rPr>
          <w:rFonts w:eastAsia="Times New Roman" w:cstheme="minorHAnsi"/>
          <w:b/>
          <w:bCs/>
          <w:color w:val="333333"/>
        </w:rPr>
        <w:t>127.0.0.1</w:t>
      </w:r>
      <w:del w:id="366" w:author="Liu yuancheng" w:date="2022-04-08T13:41:00Z">
        <w:r w:rsidRPr="00431353" w:rsidDel="00CD29EE">
          <w:rPr>
            <w:rFonts w:eastAsia="Times New Roman" w:cstheme="minorHAnsi"/>
            <w:b/>
            <w:bCs/>
            <w:color w:val="333333"/>
          </w:rPr>
          <w:delText xml:space="preserve"> </w:delText>
        </w:r>
      </w:del>
      <w:r w:rsidRPr="00431353">
        <w:rPr>
          <w:rFonts w:eastAsia="Times New Roman" w:cstheme="minorHAnsi"/>
          <w:b/>
          <w:bCs/>
          <w:color w:val="333333"/>
        </w:rPr>
        <w:t>,</w:t>
      </w:r>
      <w:ins w:id="367" w:author="Liu yuancheng" w:date="2022-04-08T13:41:00Z">
        <w:r w:rsidR="00CD29EE">
          <w:rPr>
            <w:rFonts w:eastAsia="Times New Roman" w:cstheme="minorHAnsi"/>
            <w:color w:val="333333"/>
          </w:rPr>
          <w:t xml:space="preserve"> </w:t>
        </w:r>
      </w:ins>
      <w:del w:id="368" w:author="Liu yuancheng" w:date="2022-04-08T13:41:00Z">
        <w:r w:rsidRPr="00431353" w:rsidDel="00CD29EE">
          <w:rPr>
            <w:rFonts w:eastAsia="Times New Roman" w:cstheme="minorHAnsi"/>
            <w:color w:val="333333"/>
          </w:rPr>
          <w:delText xml:space="preserve"> </w:delText>
        </w:r>
        <w:r w:rsidRPr="00431353" w:rsidDel="0078770E">
          <w:rPr>
            <w:rFonts w:eastAsia="Times New Roman" w:cstheme="minorHAnsi"/>
            <w:color w:val="333333"/>
          </w:rPr>
          <w:delText>user name</w:delText>
        </w:r>
      </w:del>
      <w:ins w:id="369" w:author="Liu yuancheng" w:date="2022-04-08T13:41:00Z">
        <w:r w:rsidR="0078770E" w:rsidRPr="00431353">
          <w:rPr>
            <w:rFonts w:eastAsia="Times New Roman" w:cstheme="minorHAnsi"/>
            <w:color w:val="333333"/>
          </w:rPr>
          <w:t>username</w:t>
        </w:r>
      </w:ins>
      <w:r w:rsidRPr="00431353">
        <w:rPr>
          <w:rFonts w:eastAsia="Times New Roman" w:cstheme="minorHAnsi"/>
          <w:color w:val="333333"/>
        </w:rPr>
        <w:t xml:space="preserve">: </w:t>
      </w:r>
      <w:r w:rsidRPr="00431353">
        <w:rPr>
          <w:rFonts w:eastAsia="Times New Roman" w:cstheme="minorHAnsi"/>
          <w:b/>
          <w:bCs/>
          <w:color w:val="333333"/>
        </w:rPr>
        <w:t>ncl_win10_</w:t>
      </w:r>
      <w:del w:id="370" w:author="Liu yuancheng" w:date="2022-04-08T13:41:00Z">
        <w:r w:rsidRPr="00431353" w:rsidDel="00FC7287">
          <w:rPr>
            <w:rFonts w:eastAsia="Times New Roman" w:cstheme="minorHAnsi"/>
            <w:b/>
            <w:bCs/>
            <w:color w:val="333333"/>
          </w:rPr>
          <w:delText>pro</w:delText>
        </w:r>
        <w:r w:rsidR="009B130A" w:rsidDel="00FC7287">
          <w:rPr>
            <w:rFonts w:eastAsia="Times New Roman" w:cstheme="minorHAnsi"/>
            <w:b/>
            <w:bCs/>
            <w:color w:val="333333"/>
          </w:rPr>
          <w:delText xml:space="preserve"> .</w:delText>
        </w:r>
      </w:del>
      <w:ins w:id="371" w:author="Liu yuancheng" w:date="2022-04-08T13:41:00Z">
        <w:r w:rsidR="00FC7287" w:rsidRPr="00431353">
          <w:rPr>
            <w:rFonts w:eastAsia="Times New Roman" w:cstheme="minorHAnsi"/>
            <w:b/>
            <w:bCs/>
            <w:color w:val="333333"/>
          </w:rPr>
          <w:t>pro</w:t>
        </w:r>
        <w:r w:rsidR="00FC7287">
          <w:rPr>
            <w:rFonts w:eastAsia="Times New Roman" w:cstheme="minorHAnsi"/>
            <w:b/>
            <w:bCs/>
            <w:color w:val="333333"/>
          </w:rPr>
          <w:t>.</w:t>
        </w:r>
      </w:ins>
      <w:r w:rsidR="009B130A">
        <w:rPr>
          <w:rFonts w:eastAsia="Times New Roman" w:cstheme="minorHAnsi"/>
          <w:b/>
          <w:bCs/>
          <w:color w:val="333333"/>
        </w:rPr>
        <w:t xml:space="preserve"> </w:t>
      </w:r>
    </w:p>
    <w:p w14:paraId="3DED6BA6" w14:textId="2562512F" w:rsidR="00431353" w:rsidRPr="00431353" w:rsidRDefault="00431353" w:rsidP="006036C8">
      <w:pPr>
        <w:spacing w:before="192" w:after="192" w:line="240" w:lineRule="auto"/>
        <w:jc w:val="both"/>
        <w:rPr>
          <w:rFonts w:eastAsia="Times New Roman" w:cstheme="minorHAnsi"/>
          <w:color w:val="333333"/>
        </w:rPr>
      </w:pPr>
      <w:r w:rsidRPr="00431353">
        <w:rPr>
          <w:rFonts w:eastAsia="Times New Roman" w:cstheme="minorHAnsi"/>
          <w:b/>
          <w:bCs/>
          <w:color w:val="333333"/>
        </w:rPr>
        <w:t>Step</w:t>
      </w:r>
      <w:ins w:id="372" w:author="Liu yuancheng" w:date="2022-04-08T13:41:00Z">
        <w:r w:rsidR="00741D0B">
          <w:rPr>
            <w:rFonts w:eastAsia="Times New Roman" w:cstheme="minorHAnsi"/>
            <w:b/>
            <w:bCs/>
            <w:color w:val="333333"/>
          </w:rPr>
          <w:t>_</w:t>
        </w:r>
      </w:ins>
      <w:del w:id="373" w:author="Liu yuancheng" w:date="2022-04-08T13:41:00Z">
        <w:r w:rsidRPr="00431353" w:rsidDel="00741D0B">
          <w:rPr>
            <w:rFonts w:eastAsia="Times New Roman" w:cstheme="minorHAnsi"/>
            <w:b/>
            <w:bCs/>
            <w:color w:val="333333"/>
          </w:rPr>
          <w:delText xml:space="preserve"> </w:delText>
        </w:r>
      </w:del>
      <w:r w:rsidRPr="00431353">
        <w:rPr>
          <w:rFonts w:eastAsia="Times New Roman" w:cstheme="minorHAnsi"/>
          <w:b/>
          <w:bCs/>
          <w:color w:val="333333"/>
        </w:rPr>
        <w:t>3:</w:t>
      </w:r>
      <w:r w:rsidRPr="00431353">
        <w:rPr>
          <w:rFonts w:eastAsia="Times New Roman" w:cstheme="minorHAnsi"/>
          <w:color w:val="333333"/>
        </w:rPr>
        <w:t xml:space="preserve"> Click the "Connect "button and when the password input </w:t>
      </w:r>
      <w:r w:rsidR="00780723">
        <w:rPr>
          <w:rFonts w:eastAsia="Times New Roman" w:cstheme="minorHAnsi"/>
          <w:color w:val="333333"/>
        </w:rPr>
        <w:t>dialog pop</w:t>
      </w:r>
      <w:r w:rsidRPr="00431353">
        <w:rPr>
          <w:rFonts w:eastAsia="Times New Roman" w:cstheme="minorHAnsi"/>
          <w:color w:val="333333"/>
        </w:rPr>
        <w:t xml:space="preserve">up, type in password </w:t>
      </w:r>
      <w:del w:id="374" w:author="Liu yuancheng" w:date="2022-04-08T13:41:00Z">
        <w:r w:rsidRPr="00431353" w:rsidDel="00FC7287">
          <w:rPr>
            <w:rFonts w:eastAsia="Times New Roman" w:cstheme="minorHAnsi"/>
            <w:b/>
            <w:bCs/>
            <w:color w:val="333333"/>
          </w:rPr>
          <w:delText>123</w:delText>
        </w:r>
        <w:r w:rsidR="009B130A" w:rsidDel="00FC7287">
          <w:rPr>
            <w:rFonts w:eastAsia="Times New Roman" w:cstheme="minorHAnsi"/>
            <w:b/>
            <w:bCs/>
            <w:color w:val="333333"/>
          </w:rPr>
          <w:delText xml:space="preserve"> .</w:delText>
        </w:r>
      </w:del>
      <w:ins w:id="375" w:author="Liu yuancheng" w:date="2022-04-08T13:41:00Z">
        <w:r w:rsidR="00FC7287" w:rsidRPr="00431353">
          <w:rPr>
            <w:rFonts w:eastAsia="Times New Roman" w:cstheme="minorHAnsi"/>
            <w:b/>
            <w:bCs/>
            <w:color w:val="333333"/>
          </w:rPr>
          <w:t>123</w:t>
        </w:r>
        <w:r w:rsidR="00FC7287">
          <w:rPr>
            <w:rFonts w:eastAsia="Times New Roman" w:cstheme="minorHAnsi"/>
            <w:b/>
            <w:bCs/>
            <w:color w:val="333333"/>
          </w:rPr>
          <w:t>.</w:t>
        </w:r>
      </w:ins>
    </w:p>
    <w:p w14:paraId="4090A859" w14:textId="50B723BA" w:rsidR="006036C8" w:rsidRDefault="00780723" w:rsidP="006036C8">
      <w:pPr>
        <w:jc w:val="both"/>
        <w:rPr>
          <w:rFonts w:cstheme="minorHAns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F849BAA" wp14:editId="32942884">
            <wp:extent cx="5400000" cy="4560624"/>
            <wp:effectExtent l="19050" t="19050" r="10795" b="1143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56062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26506" w14:textId="1F649E09" w:rsidR="00787F38" w:rsidRPr="00F07F01" w:rsidRDefault="006A6523" w:rsidP="006036C8">
      <w:pPr>
        <w:jc w:val="both"/>
        <w:rPr>
          <w:rFonts w:cstheme="minorHAnsi"/>
          <w:color w:val="333333"/>
          <w:shd w:val="clear" w:color="auto" w:fill="FFFFFF"/>
        </w:rPr>
      </w:pPr>
      <w:r w:rsidRPr="00F07F01">
        <w:rPr>
          <w:rFonts w:cstheme="minorHAnsi"/>
          <w:color w:val="333333"/>
          <w:shd w:val="clear" w:color="auto" w:fill="FFFFFF"/>
        </w:rPr>
        <w:lastRenderedPageBreak/>
        <w:t xml:space="preserve">Press </w:t>
      </w:r>
      <w:r w:rsidR="00D722BE">
        <w:rPr>
          <w:rFonts w:cstheme="minorHAnsi"/>
          <w:color w:val="333333"/>
          <w:shd w:val="clear" w:color="auto" w:fill="FFFFFF"/>
        </w:rPr>
        <w:t>“</w:t>
      </w:r>
      <w:r w:rsidR="00D722BE" w:rsidRPr="007F4E2D">
        <w:rPr>
          <w:rFonts w:cstheme="minorHAnsi"/>
          <w:b/>
          <w:bCs/>
          <w:color w:val="333333"/>
          <w:shd w:val="clear" w:color="auto" w:fill="FFFFFF"/>
        </w:rPr>
        <w:t>Yes</w:t>
      </w:r>
      <w:r w:rsidR="00D722BE">
        <w:rPr>
          <w:rFonts w:cstheme="minorHAnsi"/>
          <w:color w:val="333333"/>
          <w:shd w:val="clear" w:color="auto" w:fill="FFFFFF"/>
        </w:rPr>
        <w:t>”</w:t>
      </w:r>
      <w:r w:rsidRPr="00F07F01">
        <w:rPr>
          <w:rFonts w:cstheme="minorHAnsi"/>
          <w:color w:val="333333"/>
          <w:shd w:val="clear" w:color="auto" w:fill="FFFFFF"/>
        </w:rPr>
        <w:t xml:space="preserve"> </w:t>
      </w:r>
      <w:r w:rsidR="00B0779D">
        <w:rPr>
          <w:rFonts w:cstheme="minorHAnsi"/>
          <w:color w:val="333333"/>
          <w:shd w:val="clear" w:color="auto" w:fill="FFFFFF"/>
        </w:rPr>
        <w:t xml:space="preserve">when </w:t>
      </w:r>
      <w:r w:rsidRPr="00F07F01">
        <w:rPr>
          <w:rFonts w:cstheme="minorHAnsi"/>
          <w:color w:val="333333"/>
          <w:shd w:val="clear" w:color="auto" w:fill="FFFFFF"/>
        </w:rPr>
        <w:t>the connection certification alert window pop-up</w:t>
      </w:r>
      <w:r w:rsidR="005B1DE2">
        <w:rPr>
          <w:rFonts w:cstheme="minorHAnsi"/>
          <w:color w:val="333333"/>
          <w:shd w:val="clear" w:color="auto" w:fill="FFFFFF"/>
        </w:rPr>
        <w:t>:</w:t>
      </w:r>
    </w:p>
    <w:p w14:paraId="29D49E5E" w14:textId="7C3BC6C3" w:rsidR="006036C8" w:rsidRDefault="001C0BE2" w:rsidP="006036C8">
      <w:pPr>
        <w:jc w:val="both"/>
        <w:rPr>
          <w:rFonts w:cstheme="minorHAns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551984C" wp14:editId="39A4A431">
            <wp:extent cx="3730625" cy="3818255"/>
            <wp:effectExtent l="0" t="0" r="3175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2773" w14:textId="56023EAA" w:rsidR="006036C8" w:rsidRPr="00494125" w:rsidRDefault="00494125" w:rsidP="006036C8">
      <w:pPr>
        <w:jc w:val="both"/>
        <w:rPr>
          <w:rFonts w:cstheme="minorHAnsi"/>
          <w:color w:val="333333"/>
          <w:shd w:val="clear" w:color="auto" w:fill="FFFFFF"/>
        </w:rPr>
      </w:pPr>
      <w:r w:rsidRPr="00494125">
        <w:rPr>
          <w:rFonts w:cstheme="minorHAnsi"/>
          <w:color w:val="333333"/>
          <w:shd w:val="clear" w:color="auto" w:fill="FFFFFF"/>
        </w:rPr>
        <w:t>Then You can use RDP to access the VM as shown below:</w:t>
      </w:r>
    </w:p>
    <w:p w14:paraId="6A747703" w14:textId="186CBF1B" w:rsidR="00D86277" w:rsidRDefault="00494125" w:rsidP="006036C8">
      <w:pPr>
        <w:jc w:val="both"/>
        <w:rPr>
          <w:rFonts w:cstheme="minorHAns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D8DDA46" wp14:editId="31CDA8DA">
            <wp:extent cx="5731510" cy="4192270"/>
            <wp:effectExtent l="0" t="0" r="2540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A293" w14:textId="1237D483" w:rsidR="00A65F2A" w:rsidRDefault="00D25A02" w:rsidP="00B5628A">
      <w:pPr>
        <w:pStyle w:val="Heading1"/>
        <w:rPr>
          <w:shd w:val="clear" w:color="auto" w:fill="FFFFFF"/>
        </w:rPr>
      </w:pPr>
      <w:bookmarkStart w:id="376" w:name="_Toc100267659"/>
      <w:r>
        <w:rPr>
          <w:shd w:val="clear" w:color="auto" w:fill="FFFFFF"/>
        </w:rPr>
        <w:lastRenderedPageBreak/>
        <w:t xml:space="preserve">4.File </w:t>
      </w:r>
      <w:del w:id="377" w:author="Xu Jia" w:date="2022-04-07T21:38:00Z">
        <w:r w:rsidDel="00E014AD">
          <w:rPr>
            <w:shd w:val="clear" w:color="auto" w:fill="FFFFFF"/>
          </w:rPr>
          <w:delText xml:space="preserve">Translation </w:delText>
        </w:r>
      </w:del>
      <w:ins w:id="378" w:author="Xu Jia" w:date="2022-04-07T21:38:00Z">
        <w:r w:rsidR="00E014AD">
          <w:rPr>
            <w:shd w:val="clear" w:color="auto" w:fill="FFFFFF"/>
          </w:rPr>
          <w:t xml:space="preserve">Transfer </w:t>
        </w:r>
      </w:ins>
      <w:r w:rsidR="00875DB4">
        <w:rPr>
          <w:shd w:val="clear" w:color="auto" w:fill="FFFFFF"/>
        </w:rPr>
        <w:t>[Optional]</w:t>
      </w:r>
      <w:bookmarkEnd w:id="376"/>
    </w:p>
    <w:p w14:paraId="72E412FF" w14:textId="2ED96C41" w:rsidR="00A65F2A" w:rsidRDefault="007C192C" w:rsidP="006036C8">
      <w:pPr>
        <w:jc w:val="both"/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t xml:space="preserve">If the users want to transfer files from their </w:t>
      </w:r>
      <w:r w:rsidR="00CF7ADA">
        <w:rPr>
          <w:rFonts w:cstheme="minorHAnsi"/>
          <w:color w:val="333333"/>
          <w:shd w:val="clear" w:color="auto" w:fill="FFFFFF"/>
        </w:rPr>
        <w:t>local computer to the Open</w:t>
      </w:r>
      <w:r w:rsidR="00D519A1">
        <w:rPr>
          <w:rFonts w:cstheme="minorHAnsi"/>
          <w:color w:val="333333"/>
          <w:shd w:val="clear" w:color="auto" w:fill="FFFFFF"/>
        </w:rPr>
        <w:t>S</w:t>
      </w:r>
      <w:r w:rsidR="00CF7ADA">
        <w:rPr>
          <w:rFonts w:cstheme="minorHAnsi"/>
          <w:color w:val="333333"/>
          <w:shd w:val="clear" w:color="auto" w:fill="FFFFFF"/>
        </w:rPr>
        <w:t>tack</w:t>
      </w:r>
      <w:r w:rsidR="00BA1A9A">
        <w:rPr>
          <w:rFonts w:cstheme="minorHAnsi"/>
          <w:color w:val="333333"/>
          <w:shd w:val="clear" w:color="auto" w:fill="FFFFFF"/>
        </w:rPr>
        <w:t xml:space="preserve"> VM</w:t>
      </w:r>
      <w:r w:rsidR="00CF7ADA">
        <w:rPr>
          <w:rFonts w:cstheme="minorHAnsi"/>
          <w:color w:val="333333"/>
          <w:shd w:val="clear" w:color="auto" w:fill="FFFFFF"/>
        </w:rPr>
        <w:t xml:space="preserve"> or download file</w:t>
      </w:r>
      <w:ins w:id="379" w:author="Xu Jia" w:date="2022-04-07T22:12:00Z">
        <w:r w:rsidR="00A75796">
          <w:rPr>
            <w:rFonts w:cstheme="minorHAnsi"/>
            <w:color w:val="333333"/>
            <w:shd w:val="clear" w:color="auto" w:fill="FFFFFF"/>
          </w:rPr>
          <w:t>s</w:t>
        </w:r>
      </w:ins>
      <w:r w:rsidR="00CF7ADA">
        <w:rPr>
          <w:rFonts w:cstheme="minorHAnsi"/>
          <w:color w:val="333333"/>
          <w:shd w:val="clear" w:color="auto" w:fill="FFFFFF"/>
        </w:rPr>
        <w:t xml:space="preserve"> from the OpenStack VM to their local</w:t>
      </w:r>
      <w:ins w:id="380" w:author="Xu Jia" w:date="2022-04-07T22:12:00Z">
        <w:r w:rsidR="00A75796">
          <w:rPr>
            <w:rFonts w:cstheme="minorHAnsi"/>
            <w:color w:val="333333"/>
            <w:shd w:val="clear" w:color="auto" w:fill="FFFFFF"/>
          </w:rPr>
          <w:t xml:space="preserve"> computer</w:t>
        </w:r>
      </w:ins>
      <w:r w:rsidR="00CF7ADA">
        <w:rPr>
          <w:rFonts w:cstheme="minorHAnsi"/>
          <w:color w:val="333333"/>
          <w:shd w:val="clear" w:color="auto" w:fill="FFFFFF"/>
        </w:rPr>
        <w:t>, they can follow below steps:</w:t>
      </w:r>
    </w:p>
    <w:p w14:paraId="209BED98" w14:textId="6B458085" w:rsidR="00CF7ADA" w:rsidRPr="00560A9E" w:rsidRDefault="00560A9E" w:rsidP="006036C8">
      <w:pPr>
        <w:jc w:val="both"/>
        <w:rPr>
          <w:rFonts w:cstheme="minorHAnsi"/>
          <w:color w:val="333333"/>
          <w:shd w:val="clear" w:color="auto" w:fill="FFFFFF"/>
        </w:rPr>
      </w:pPr>
      <w:r w:rsidRPr="00C80C86">
        <w:rPr>
          <w:rStyle w:val="Strong1"/>
          <w:rFonts w:cstheme="minorHAnsi"/>
          <w:b/>
          <w:bCs/>
          <w:color w:val="000000"/>
          <w:bdr w:val="none" w:sz="0" w:space="0" w:color="auto" w:frame="1"/>
          <w:shd w:val="clear" w:color="auto" w:fill="FFFFFF"/>
        </w:rPr>
        <w:t xml:space="preserve">Step </w:t>
      </w:r>
      <w:r w:rsidR="00203F72" w:rsidRPr="00C80C86">
        <w:rPr>
          <w:rStyle w:val="Strong1"/>
          <w:rFonts w:cstheme="minorHAnsi"/>
          <w:b/>
          <w:bCs/>
          <w:color w:val="000000"/>
          <w:bdr w:val="none" w:sz="0" w:space="0" w:color="auto" w:frame="1"/>
          <w:shd w:val="clear" w:color="auto" w:fill="FFFFFF"/>
        </w:rPr>
        <w:t>1</w:t>
      </w:r>
      <w:r w:rsidRPr="00560A9E">
        <w:rPr>
          <w:rStyle w:val="Strong1"/>
          <w:rFonts w:cstheme="minorHAnsi"/>
          <w:color w:val="000000"/>
          <w:bdr w:val="none" w:sz="0" w:space="0" w:color="auto" w:frame="1"/>
          <w:shd w:val="clear" w:color="auto" w:fill="FFFFFF"/>
        </w:rPr>
        <w:t>:</w:t>
      </w:r>
      <w:r w:rsidRPr="00560A9E">
        <w:rPr>
          <w:rFonts w:cstheme="minorHAnsi"/>
          <w:color w:val="000000"/>
          <w:shd w:val="clear" w:color="auto" w:fill="FFFFFF"/>
        </w:rPr>
        <w:t> Click “</w:t>
      </w:r>
      <w:r w:rsidRPr="00803C44">
        <w:rPr>
          <w:rStyle w:val="Strong1"/>
          <w:rFonts w:cstheme="minorHAnsi"/>
          <w:b/>
          <w:bCs/>
          <w:color w:val="000000"/>
          <w:bdr w:val="none" w:sz="0" w:space="0" w:color="auto" w:frame="1"/>
          <w:shd w:val="clear" w:color="auto" w:fill="FFFFFF"/>
        </w:rPr>
        <w:t>Show Options</w:t>
      </w:r>
      <w:r w:rsidRPr="00560A9E">
        <w:rPr>
          <w:rFonts w:cstheme="minorHAnsi"/>
          <w:color w:val="000000"/>
          <w:shd w:val="clear" w:color="auto" w:fill="FFFFFF"/>
        </w:rPr>
        <w:t>” within the RD</w:t>
      </w:r>
      <w:r w:rsidR="00687E7D">
        <w:rPr>
          <w:rFonts w:cstheme="minorHAnsi"/>
          <w:color w:val="000000"/>
          <w:shd w:val="clear" w:color="auto" w:fill="FFFFFF"/>
        </w:rPr>
        <w:t>P</w:t>
      </w:r>
      <w:r w:rsidRPr="00560A9E">
        <w:rPr>
          <w:rFonts w:cstheme="minorHAnsi"/>
          <w:color w:val="000000"/>
          <w:shd w:val="clear" w:color="auto" w:fill="FFFFFF"/>
        </w:rPr>
        <w:t xml:space="preserve"> window (the RDC configuration options).</w:t>
      </w:r>
    </w:p>
    <w:p w14:paraId="47B7D7E3" w14:textId="3106D4F7" w:rsidR="00CF7ADA" w:rsidRDefault="00203F72" w:rsidP="006036C8">
      <w:pPr>
        <w:jc w:val="both"/>
        <w:rPr>
          <w:rFonts w:cstheme="minorHAns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78B53B3" wp14:editId="695ECF63">
            <wp:extent cx="5400000" cy="3385021"/>
            <wp:effectExtent l="0" t="0" r="0" b="6350"/>
            <wp:docPr id="2" name="Picture 2" descr="remote desktop connection show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mote desktop connection show option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8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C32A" w14:textId="597FDCAB" w:rsidR="00CF7ADA" w:rsidRDefault="008D72E9" w:rsidP="006036C8">
      <w:pPr>
        <w:jc w:val="both"/>
        <w:rPr>
          <w:rFonts w:cstheme="minorHAnsi"/>
          <w:color w:val="333333"/>
          <w:shd w:val="clear" w:color="auto" w:fill="FFFFFF"/>
        </w:rPr>
      </w:pPr>
      <w:r w:rsidRPr="00E349AA">
        <w:rPr>
          <w:rFonts w:cstheme="minorHAnsi"/>
          <w:b/>
          <w:bCs/>
          <w:color w:val="333333"/>
          <w:shd w:val="clear" w:color="auto" w:fill="FFFFFF"/>
        </w:rPr>
        <w:t>Step 2</w:t>
      </w:r>
      <w:r>
        <w:rPr>
          <w:rFonts w:cstheme="minorHAnsi"/>
          <w:color w:val="333333"/>
          <w:shd w:val="clear" w:color="auto" w:fill="FFFFFF"/>
        </w:rPr>
        <w:t xml:space="preserve">: Click </w:t>
      </w:r>
      <w:r w:rsidR="000F5DE2">
        <w:rPr>
          <w:rFonts w:cstheme="minorHAnsi"/>
          <w:color w:val="333333"/>
          <w:shd w:val="clear" w:color="auto" w:fill="FFFFFF"/>
        </w:rPr>
        <w:t>“</w:t>
      </w:r>
      <w:r w:rsidR="00135E0F" w:rsidRPr="005C0943">
        <w:rPr>
          <w:rFonts w:cstheme="minorHAnsi"/>
          <w:b/>
          <w:bCs/>
          <w:color w:val="333333"/>
          <w:shd w:val="clear" w:color="auto" w:fill="FFFFFF"/>
        </w:rPr>
        <w:t>L</w:t>
      </w:r>
      <w:r w:rsidR="000F5DE2" w:rsidRPr="005C0943">
        <w:rPr>
          <w:rFonts w:cstheme="minorHAnsi"/>
          <w:b/>
          <w:bCs/>
          <w:color w:val="333333"/>
          <w:shd w:val="clear" w:color="auto" w:fill="FFFFFF"/>
        </w:rPr>
        <w:t>ocal Resources</w:t>
      </w:r>
      <w:r w:rsidR="000F5DE2">
        <w:rPr>
          <w:rFonts w:cstheme="minorHAnsi"/>
          <w:color w:val="333333"/>
          <w:shd w:val="clear" w:color="auto" w:fill="FFFFFF"/>
        </w:rPr>
        <w:t>” tab then select “</w:t>
      </w:r>
      <w:r w:rsidR="000F5DE2" w:rsidRPr="00F569CD">
        <w:rPr>
          <w:rFonts w:cstheme="minorHAnsi"/>
          <w:b/>
          <w:bCs/>
          <w:color w:val="333333"/>
          <w:shd w:val="clear" w:color="auto" w:fill="FFFFFF"/>
        </w:rPr>
        <w:t>More</w:t>
      </w:r>
      <w:r w:rsidR="000F5DE2">
        <w:rPr>
          <w:rFonts w:cstheme="minorHAnsi"/>
          <w:color w:val="333333"/>
          <w:shd w:val="clear" w:color="auto" w:fill="FFFFFF"/>
        </w:rPr>
        <w:t xml:space="preserve">”, after that check the volume you want to </w:t>
      </w:r>
      <w:r w:rsidR="00FB724F">
        <w:rPr>
          <w:rFonts w:cstheme="minorHAnsi"/>
          <w:color w:val="333333"/>
          <w:shd w:val="clear" w:color="auto" w:fill="FFFFFF"/>
        </w:rPr>
        <w:t xml:space="preserve">config as </w:t>
      </w:r>
      <w:r w:rsidR="00784C96">
        <w:rPr>
          <w:rFonts w:cstheme="minorHAnsi"/>
          <w:color w:val="333333"/>
          <w:shd w:val="clear" w:color="auto" w:fill="FFFFFF"/>
        </w:rPr>
        <w:t xml:space="preserve">a network </w:t>
      </w:r>
      <w:r w:rsidR="00FB724F">
        <w:rPr>
          <w:rFonts w:cstheme="minorHAnsi"/>
          <w:color w:val="333333"/>
          <w:shd w:val="clear" w:color="auto" w:fill="FFFFFF"/>
        </w:rPr>
        <w:t>shared driver.</w:t>
      </w:r>
      <w:r w:rsidR="004546EF">
        <w:rPr>
          <w:rFonts w:cstheme="minorHAnsi"/>
          <w:color w:val="333333"/>
          <w:shd w:val="clear" w:color="auto" w:fill="FFFFFF"/>
        </w:rPr>
        <w:t>(</w:t>
      </w:r>
      <w:r w:rsidR="00D431FC">
        <w:rPr>
          <w:rFonts w:cstheme="minorHAnsi"/>
          <w:color w:val="333333"/>
          <w:shd w:val="clear" w:color="auto" w:fill="FFFFFF"/>
        </w:rPr>
        <w:t>as shown below, the local driver E: is configured as shared driver</w:t>
      </w:r>
      <w:r w:rsidR="004546EF">
        <w:rPr>
          <w:rFonts w:cstheme="minorHAnsi"/>
          <w:color w:val="333333"/>
          <w:shd w:val="clear" w:color="auto" w:fill="FFFFFF"/>
        </w:rPr>
        <w:t>)</w:t>
      </w:r>
    </w:p>
    <w:p w14:paraId="550143CE" w14:textId="047AE101" w:rsidR="008D72E9" w:rsidRDefault="008D72E9" w:rsidP="006036C8">
      <w:pPr>
        <w:jc w:val="both"/>
        <w:rPr>
          <w:rFonts w:cstheme="minorHAns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9168CCC" wp14:editId="726611F5">
            <wp:extent cx="5731510" cy="3573780"/>
            <wp:effectExtent l="19050" t="19050" r="21590" b="2667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09711" w14:textId="4F983FC9" w:rsidR="00CF7ADA" w:rsidRDefault="00553719" w:rsidP="006036C8">
      <w:pPr>
        <w:jc w:val="both"/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lastRenderedPageBreak/>
        <w:t xml:space="preserve">Step 3: </w:t>
      </w:r>
      <w:r w:rsidR="00837981">
        <w:rPr>
          <w:rFonts w:cstheme="minorHAnsi"/>
          <w:color w:val="333333"/>
          <w:shd w:val="clear" w:color="auto" w:fill="FFFFFF"/>
        </w:rPr>
        <w:t xml:space="preserve"> In RDP window, the user </w:t>
      </w:r>
      <w:r w:rsidR="003F039D">
        <w:rPr>
          <w:rFonts w:cstheme="minorHAnsi"/>
          <w:color w:val="333333"/>
          <w:shd w:val="clear" w:color="auto" w:fill="FFFFFF"/>
        </w:rPr>
        <w:t xml:space="preserve">needs to </w:t>
      </w:r>
      <w:r w:rsidR="00837981">
        <w:rPr>
          <w:rFonts w:cstheme="minorHAnsi"/>
          <w:color w:val="333333"/>
          <w:shd w:val="clear" w:color="auto" w:fill="FFFFFF"/>
        </w:rPr>
        <w:t xml:space="preserve">click the </w:t>
      </w:r>
      <w:r w:rsidR="00837981" w:rsidRPr="00837981">
        <w:rPr>
          <w:rFonts w:cstheme="minorHAnsi"/>
          <w:b/>
          <w:bCs/>
          <w:color w:val="333333"/>
          <w:shd w:val="clear" w:color="auto" w:fill="FFFFFF"/>
        </w:rPr>
        <w:t>network</w:t>
      </w:r>
      <w:r w:rsidR="00837981">
        <w:rPr>
          <w:rFonts w:cstheme="minorHAnsi"/>
          <w:color w:val="333333"/>
          <w:shd w:val="clear" w:color="auto" w:fill="FFFFFF"/>
        </w:rPr>
        <w:t xml:space="preserve"> =&gt; </w:t>
      </w:r>
      <w:r w:rsidR="00837981" w:rsidRPr="00837981">
        <w:rPr>
          <w:rFonts w:cstheme="minorHAnsi"/>
          <w:b/>
          <w:bCs/>
          <w:color w:val="333333"/>
          <w:shd w:val="clear" w:color="auto" w:fill="FFFFFF"/>
        </w:rPr>
        <w:t>tsclient</w:t>
      </w:r>
      <w:r w:rsidR="00837981">
        <w:rPr>
          <w:rFonts w:cstheme="minorHAnsi"/>
          <w:color w:val="333333"/>
          <w:shd w:val="clear" w:color="auto" w:fill="FFFFFF"/>
        </w:rPr>
        <w:t xml:space="preserve"> =&gt; </w:t>
      </w:r>
      <w:r w:rsidR="00837981" w:rsidRPr="00837981">
        <w:rPr>
          <w:rFonts w:cstheme="minorHAnsi"/>
          <w:b/>
          <w:bCs/>
          <w:color w:val="333333"/>
          <w:shd w:val="clear" w:color="auto" w:fill="FFFFFF"/>
        </w:rPr>
        <w:t>\\tslient:E</w:t>
      </w:r>
      <w:r w:rsidR="00837981">
        <w:rPr>
          <w:rFonts w:cstheme="minorHAnsi"/>
          <w:color w:val="333333"/>
          <w:shd w:val="clear" w:color="auto" w:fill="FFFFFF"/>
        </w:rPr>
        <w:t xml:space="preserve"> , then he can see the shared network driver and he can drag file in to the VM or download the VM file to his local computer.</w:t>
      </w:r>
      <w:r w:rsidR="009554A3">
        <w:rPr>
          <w:rFonts w:cstheme="minorHAnsi"/>
          <w:color w:val="333333"/>
          <w:shd w:val="clear" w:color="auto" w:fill="FFFFFF"/>
        </w:rPr>
        <w:t xml:space="preserve"> </w:t>
      </w:r>
      <w:r w:rsidR="00837981">
        <w:rPr>
          <w:rFonts w:cstheme="minorHAnsi"/>
          <w:color w:val="333333"/>
          <w:shd w:val="clear" w:color="auto" w:fill="FFFFFF"/>
        </w:rPr>
        <w:t>(As shown below)</w:t>
      </w:r>
    </w:p>
    <w:p w14:paraId="0A919DEE" w14:textId="4E2CBB4A" w:rsidR="00837981" w:rsidRDefault="00837981" w:rsidP="006036C8">
      <w:pPr>
        <w:jc w:val="both"/>
        <w:rPr>
          <w:rFonts w:cstheme="minorHAns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519F754" wp14:editId="02042505">
            <wp:extent cx="5731510" cy="3265805"/>
            <wp:effectExtent l="19050" t="19050" r="21590" b="1079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161B0" w14:textId="58BED039" w:rsidR="00A65F2A" w:rsidRDefault="00A65F2A" w:rsidP="006036C8">
      <w:pPr>
        <w:jc w:val="both"/>
        <w:rPr>
          <w:rFonts w:cstheme="minorHAnsi"/>
          <w:color w:val="333333"/>
          <w:shd w:val="clear" w:color="auto" w:fill="FFFFFF"/>
        </w:rPr>
      </w:pPr>
    </w:p>
    <w:p w14:paraId="374EAAB5" w14:textId="40C49138" w:rsidR="00A65F2A" w:rsidRDefault="002A347C" w:rsidP="006036C8">
      <w:pPr>
        <w:jc w:val="both"/>
        <w:rPr>
          <w:rFonts w:cstheme="minorHAnsi"/>
          <w:color w:val="333333"/>
          <w:shd w:val="clear" w:color="auto" w:fill="FFFFFF"/>
        </w:rPr>
      </w:pPr>
      <w:r w:rsidRPr="00C05670">
        <w:rPr>
          <w:rFonts w:cstheme="minorHAnsi"/>
          <w:b/>
          <w:bCs/>
          <w:color w:val="333333"/>
          <w:shd w:val="clear" w:color="auto" w:fill="FFFFFF"/>
        </w:rPr>
        <w:t>Reference</w:t>
      </w:r>
      <w:r>
        <w:rPr>
          <w:rFonts w:cstheme="minorHAnsi"/>
          <w:color w:val="333333"/>
          <w:shd w:val="clear" w:color="auto" w:fill="FFFFFF"/>
        </w:rPr>
        <w:t xml:space="preserve">: </w:t>
      </w:r>
      <w:r w:rsidR="00D52C02" w:rsidRPr="00D52C02">
        <w:rPr>
          <w:rFonts w:cstheme="minorHAnsi"/>
          <w:color w:val="333333"/>
          <w:shd w:val="clear" w:color="auto" w:fill="FFFFFF"/>
        </w:rPr>
        <w:t>https://www.helpwire.app/blog/remote-desktop-transfer-files/</w:t>
      </w:r>
    </w:p>
    <w:p w14:paraId="0E17C6C5" w14:textId="507D0ED0" w:rsidR="00A65F2A" w:rsidRDefault="00A65F2A" w:rsidP="006036C8">
      <w:pPr>
        <w:jc w:val="both"/>
        <w:rPr>
          <w:rFonts w:cstheme="minorHAnsi"/>
          <w:color w:val="333333"/>
          <w:shd w:val="clear" w:color="auto" w:fill="FFFFFF"/>
        </w:rPr>
      </w:pPr>
    </w:p>
    <w:p w14:paraId="68AE297C" w14:textId="3CEC22CF" w:rsidR="00A65F2A" w:rsidRDefault="00A65F2A" w:rsidP="006036C8">
      <w:pPr>
        <w:jc w:val="both"/>
        <w:rPr>
          <w:rFonts w:cstheme="minorHAnsi"/>
          <w:color w:val="333333"/>
          <w:shd w:val="clear" w:color="auto" w:fill="FFFFFF"/>
        </w:rPr>
      </w:pPr>
    </w:p>
    <w:p w14:paraId="7706E0AA" w14:textId="12AF71D5" w:rsidR="00A65F2A" w:rsidRDefault="00484CA2" w:rsidP="00484CA2">
      <w:pPr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br w:type="page"/>
      </w:r>
    </w:p>
    <w:p w14:paraId="4B00BD99" w14:textId="020BC1B2" w:rsidR="00C163FD" w:rsidRDefault="00912AA1" w:rsidP="00912AA1">
      <w:pPr>
        <w:pStyle w:val="Heading1"/>
      </w:pPr>
      <w:bookmarkStart w:id="381" w:name="_Toc100267660"/>
      <w:r>
        <w:lastRenderedPageBreak/>
        <w:t>Appendix</w:t>
      </w:r>
      <w:bookmarkEnd w:id="381"/>
    </w:p>
    <w:p w14:paraId="25F0C20E" w14:textId="781B33F0" w:rsidR="0016227B" w:rsidRDefault="0016227B" w:rsidP="006036C8">
      <w:pPr>
        <w:jc w:val="both"/>
        <w:rPr>
          <w:rFonts w:cstheme="minorHAnsi"/>
        </w:rPr>
      </w:pPr>
      <w:r>
        <w:rPr>
          <w:rFonts w:cstheme="minorHAnsi"/>
        </w:rPr>
        <w:t xml:space="preserve">Enable ping Windows VM from </w:t>
      </w:r>
      <w:r w:rsidR="00CE34AE">
        <w:rPr>
          <w:rFonts w:cstheme="minorHAnsi"/>
        </w:rPr>
        <w:t>another</w:t>
      </w:r>
      <w:r>
        <w:rPr>
          <w:rFonts w:cstheme="minorHAnsi"/>
        </w:rPr>
        <w:t xml:space="preserve"> server:</w:t>
      </w:r>
    </w:p>
    <w:p w14:paraId="290CFF70" w14:textId="7E2045E4" w:rsidR="0016227B" w:rsidRPr="0036332A" w:rsidRDefault="0036332A" w:rsidP="0036332A">
      <w:pPr>
        <w:jc w:val="both"/>
        <w:rPr>
          <w:rFonts w:cstheme="minorHAnsi"/>
        </w:rPr>
      </w:pPr>
      <w:r>
        <w:rPr>
          <w:rFonts w:cstheme="minorHAnsi"/>
        </w:rPr>
        <w:t>1.Enable the ICMP network policy rule</w:t>
      </w:r>
      <w:r w:rsidR="008007CD">
        <w:rPr>
          <w:rFonts w:cstheme="minorHAnsi"/>
        </w:rPr>
        <w:t>:</w:t>
      </w:r>
    </w:p>
    <w:p w14:paraId="3BF12C4F" w14:textId="23D60A30" w:rsidR="00C163FD" w:rsidRDefault="00C163FD" w:rsidP="006036C8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5519FB6" wp14:editId="1E6606E2">
            <wp:extent cx="5400000" cy="3038362"/>
            <wp:effectExtent l="19050" t="19050" r="10795" b="10160"/>
            <wp:docPr id="23" name="Picture 2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836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556F7" w14:textId="0CFC96B5" w:rsidR="00C163FD" w:rsidRDefault="00A53A7E" w:rsidP="006036C8">
      <w:pPr>
        <w:jc w:val="both"/>
        <w:rPr>
          <w:rFonts w:cstheme="minorHAnsi"/>
        </w:rPr>
      </w:pPr>
      <w:r>
        <w:rPr>
          <w:rFonts w:cstheme="minorHAnsi"/>
        </w:rPr>
        <w:t xml:space="preserve">2. </w:t>
      </w:r>
      <w:r w:rsidR="00AF4258">
        <w:rPr>
          <w:rFonts w:cstheme="minorHAnsi"/>
        </w:rPr>
        <w:t xml:space="preserve">Enable the ICMP in Windows VM firewall: </w:t>
      </w:r>
    </w:p>
    <w:p w14:paraId="43156829" w14:textId="2E3D9CCE" w:rsidR="006036C8" w:rsidRPr="006036C8" w:rsidRDefault="00C163FD" w:rsidP="006036C8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2834F90" wp14:editId="6AC8E490">
            <wp:extent cx="5400000" cy="4117051"/>
            <wp:effectExtent l="19050" t="19050" r="10795" b="171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11705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036C8" w:rsidRPr="006036C8">
      <w:head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62" w:author="Xu Jia" w:date="2022-04-07T22:09:00Z" w:initials="XJ">
    <w:p w14:paraId="5BECCFAD" w14:textId="20C57AAE" w:rsidR="00A75796" w:rsidRDefault="00A75796">
      <w:pPr>
        <w:pStyle w:val="CommentText"/>
      </w:pPr>
      <w:r>
        <w:rPr>
          <w:rStyle w:val="CommentReference"/>
        </w:rPr>
        <w:annotationRef/>
      </w:r>
      <w:r>
        <w:t>Confused. Shall we run the below commands in which device? NCL gateway or local PC?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BECCFA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9DFB6" w16cex:dateUtc="2022-04-07T14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ECCFAD" w16cid:durableId="25F9DFB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7F8ED1" w14:textId="77777777" w:rsidR="00D80B6F" w:rsidRDefault="00D80B6F" w:rsidP="00267066">
      <w:pPr>
        <w:spacing w:after="0" w:line="240" w:lineRule="auto"/>
      </w:pPr>
      <w:r>
        <w:separator/>
      </w:r>
    </w:p>
  </w:endnote>
  <w:endnote w:type="continuationSeparator" w:id="0">
    <w:p w14:paraId="3AFFAE27" w14:textId="77777777" w:rsidR="00D80B6F" w:rsidRDefault="00D80B6F" w:rsidP="00267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E9D61" w14:textId="77777777" w:rsidR="00D80B6F" w:rsidRDefault="00D80B6F" w:rsidP="00267066">
      <w:pPr>
        <w:spacing w:after="0" w:line="240" w:lineRule="auto"/>
      </w:pPr>
      <w:r>
        <w:separator/>
      </w:r>
    </w:p>
  </w:footnote>
  <w:footnote w:type="continuationSeparator" w:id="0">
    <w:p w14:paraId="77EF2A04" w14:textId="77777777" w:rsidR="00D80B6F" w:rsidRDefault="00D80B6F" w:rsidP="002670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8A52D" w14:textId="5F8FCB6C" w:rsidR="00267066" w:rsidRDefault="00267066" w:rsidP="00267066">
    <w:pPr>
      <w:pStyle w:val="Header"/>
      <w:jc w:val="right"/>
    </w:pPr>
    <w:r w:rsidRPr="00267066">
      <w:t>OpenStack [Beta] MS-Windows VM User 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747E2"/>
    <w:multiLevelType w:val="hybridMultilevel"/>
    <w:tmpl w:val="FF54E77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61648"/>
    <w:multiLevelType w:val="hybridMultilevel"/>
    <w:tmpl w:val="EDC8D8F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86A94"/>
    <w:multiLevelType w:val="hybridMultilevel"/>
    <w:tmpl w:val="EFBA506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786B04"/>
    <w:multiLevelType w:val="multilevel"/>
    <w:tmpl w:val="ACFA7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6D5B90"/>
    <w:multiLevelType w:val="hybridMultilevel"/>
    <w:tmpl w:val="C692662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3364985">
    <w:abstractNumId w:val="3"/>
  </w:num>
  <w:num w:numId="2" w16cid:durableId="1501389252">
    <w:abstractNumId w:val="4"/>
  </w:num>
  <w:num w:numId="3" w16cid:durableId="1905141030">
    <w:abstractNumId w:val="2"/>
  </w:num>
  <w:num w:numId="4" w16cid:durableId="260770990">
    <w:abstractNumId w:val="0"/>
  </w:num>
  <w:num w:numId="5" w16cid:durableId="194114038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iu yuancheng">
    <w15:presenceInfo w15:providerId="Windows Live" w15:userId="a88c2a71e4c9a4cb"/>
  </w15:person>
  <w15:person w15:author="Xu Jia">
    <w15:presenceInfo w15:providerId="AD" w15:userId="S::xu.jia@nus.edu.sg::a43b0a1d-1bac-470e-a0dd-28160c5f6c4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E32"/>
    <w:rsid w:val="00000B86"/>
    <w:rsid w:val="00000FC3"/>
    <w:rsid w:val="00007406"/>
    <w:rsid w:val="00025B58"/>
    <w:rsid w:val="000303A5"/>
    <w:rsid w:val="000331A2"/>
    <w:rsid w:val="00036F39"/>
    <w:rsid w:val="00040516"/>
    <w:rsid w:val="000473F4"/>
    <w:rsid w:val="00053149"/>
    <w:rsid w:val="00060502"/>
    <w:rsid w:val="00083E33"/>
    <w:rsid w:val="000879B3"/>
    <w:rsid w:val="00090EE3"/>
    <w:rsid w:val="000A5219"/>
    <w:rsid w:val="000A7750"/>
    <w:rsid w:val="000E1476"/>
    <w:rsid w:val="000E596A"/>
    <w:rsid w:val="000F03C9"/>
    <w:rsid w:val="000F2299"/>
    <w:rsid w:val="000F4D6D"/>
    <w:rsid w:val="000F5DE2"/>
    <w:rsid w:val="001033A2"/>
    <w:rsid w:val="00127C85"/>
    <w:rsid w:val="00134B38"/>
    <w:rsid w:val="00135C37"/>
    <w:rsid w:val="00135E0F"/>
    <w:rsid w:val="00140F79"/>
    <w:rsid w:val="00143020"/>
    <w:rsid w:val="00145D68"/>
    <w:rsid w:val="00146316"/>
    <w:rsid w:val="0016227B"/>
    <w:rsid w:val="00184854"/>
    <w:rsid w:val="00185BA6"/>
    <w:rsid w:val="00190508"/>
    <w:rsid w:val="0019735E"/>
    <w:rsid w:val="001A49AC"/>
    <w:rsid w:val="001A7B6B"/>
    <w:rsid w:val="001B458B"/>
    <w:rsid w:val="001C0BE2"/>
    <w:rsid w:val="001C5435"/>
    <w:rsid w:val="001C7BF2"/>
    <w:rsid w:val="001D1A92"/>
    <w:rsid w:val="00203F72"/>
    <w:rsid w:val="00205474"/>
    <w:rsid w:val="0020556C"/>
    <w:rsid w:val="00210007"/>
    <w:rsid w:val="002149F5"/>
    <w:rsid w:val="00227C28"/>
    <w:rsid w:val="0023338D"/>
    <w:rsid w:val="0023619E"/>
    <w:rsid w:val="00237840"/>
    <w:rsid w:val="00237B30"/>
    <w:rsid w:val="00242876"/>
    <w:rsid w:val="00260799"/>
    <w:rsid w:val="00264036"/>
    <w:rsid w:val="00267066"/>
    <w:rsid w:val="002832EE"/>
    <w:rsid w:val="00294152"/>
    <w:rsid w:val="002A347C"/>
    <w:rsid w:val="002B129E"/>
    <w:rsid w:val="002C2B4B"/>
    <w:rsid w:val="002C40FC"/>
    <w:rsid w:val="002D02AC"/>
    <w:rsid w:val="00300E1B"/>
    <w:rsid w:val="0030118F"/>
    <w:rsid w:val="00327F7F"/>
    <w:rsid w:val="00331891"/>
    <w:rsid w:val="00343E06"/>
    <w:rsid w:val="00353324"/>
    <w:rsid w:val="00362A61"/>
    <w:rsid w:val="0036332A"/>
    <w:rsid w:val="00364340"/>
    <w:rsid w:val="00372276"/>
    <w:rsid w:val="00380B89"/>
    <w:rsid w:val="00390A5C"/>
    <w:rsid w:val="00391A3A"/>
    <w:rsid w:val="00394AD4"/>
    <w:rsid w:val="003C5829"/>
    <w:rsid w:val="003D364B"/>
    <w:rsid w:val="003E3BBD"/>
    <w:rsid w:val="003E5E60"/>
    <w:rsid w:val="003F039D"/>
    <w:rsid w:val="003F3EB6"/>
    <w:rsid w:val="003F4FFA"/>
    <w:rsid w:val="004020F3"/>
    <w:rsid w:val="00405CA9"/>
    <w:rsid w:val="004205E2"/>
    <w:rsid w:val="00421852"/>
    <w:rsid w:val="0043035D"/>
    <w:rsid w:val="00431353"/>
    <w:rsid w:val="004546EF"/>
    <w:rsid w:val="004571B0"/>
    <w:rsid w:val="00463A35"/>
    <w:rsid w:val="00463CF3"/>
    <w:rsid w:val="00465E46"/>
    <w:rsid w:val="00484CA2"/>
    <w:rsid w:val="0048622E"/>
    <w:rsid w:val="00494125"/>
    <w:rsid w:val="00494DBF"/>
    <w:rsid w:val="004A5558"/>
    <w:rsid w:val="004B544D"/>
    <w:rsid w:val="004B5D70"/>
    <w:rsid w:val="004B61BA"/>
    <w:rsid w:val="004C3749"/>
    <w:rsid w:val="004D7A3C"/>
    <w:rsid w:val="004E019A"/>
    <w:rsid w:val="004E7B0C"/>
    <w:rsid w:val="004F2198"/>
    <w:rsid w:val="004F616D"/>
    <w:rsid w:val="00502B2F"/>
    <w:rsid w:val="0051183F"/>
    <w:rsid w:val="00517527"/>
    <w:rsid w:val="00517AAF"/>
    <w:rsid w:val="005214CC"/>
    <w:rsid w:val="005222F9"/>
    <w:rsid w:val="005325C0"/>
    <w:rsid w:val="005325C1"/>
    <w:rsid w:val="00532C00"/>
    <w:rsid w:val="005371BE"/>
    <w:rsid w:val="00547695"/>
    <w:rsid w:val="00553719"/>
    <w:rsid w:val="00560A9E"/>
    <w:rsid w:val="00561397"/>
    <w:rsid w:val="00566830"/>
    <w:rsid w:val="00575367"/>
    <w:rsid w:val="00581937"/>
    <w:rsid w:val="00581D94"/>
    <w:rsid w:val="0058281B"/>
    <w:rsid w:val="0058326E"/>
    <w:rsid w:val="0058731B"/>
    <w:rsid w:val="005B1DE2"/>
    <w:rsid w:val="005B2593"/>
    <w:rsid w:val="005B2F5F"/>
    <w:rsid w:val="005B3FDD"/>
    <w:rsid w:val="005C0943"/>
    <w:rsid w:val="005E2055"/>
    <w:rsid w:val="005E5566"/>
    <w:rsid w:val="005E67CE"/>
    <w:rsid w:val="005F0F95"/>
    <w:rsid w:val="005F13CE"/>
    <w:rsid w:val="005F6CDC"/>
    <w:rsid w:val="006036C8"/>
    <w:rsid w:val="00604811"/>
    <w:rsid w:val="00613919"/>
    <w:rsid w:val="00620888"/>
    <w:rsid w:val="00624A6D"/>
    <w:rsid w:val="00626220"/>
    <w:rsid w:val="006357D7"/>
    <w:rsid w:val="006374C7"/>
    <w:rsid w:val="0064008F"/>
    <w:rsid w:val="00652E3D"/>
    <w:rsid w:val="00660B8F"/>
    <w:rsid w:val="00662C4E"/>
    <w:rsid w:val="00667BB7"/>
    <w:rsid w:val="00672951"/>
    <w:rsid w:val="00687E7D"/>
    <w:rsid w:val="00693C31"/>
    <w:rsid w:val="00696666"/>
    <w:rsid w:val="006A6523"/>
    <w:rsid w:val="006B3B0F"/>
    <w:rsid w:val="006C1B54"/>
    <w:rsid w:val="006D02F6"/>
    <w:rsid w:val="006D0FE3"/>
    <w:rsid w:val="006D2F52"/>
    <w:rsid w:val="006D3DF4"/>
    <w:rsid w:val="006D7D3B"/>
    <w:rsid w:val="006E6BED"/>
    <w:rsid w:val="006F371E"/>
    <w:rsid w:val="007122DF"/>
    <w:rsid w:val="007167BB"/>
    <w:rsid w:val="007177F5"/>
    <w:rsid w:val="00722FA5"/>
    <w:rsid w:val="007238CC"/>
    <w:rsid w:val="0072577E"/>
    <w:rsid w:val="007358AF"/>
    <w:rsid w:val="00741D0B"/>
    <w:rsid w:val="00745827"/>
    <w:rsid w:val="00757BA9"/>
    <w:rsid w:val="00773B04"/>
    <w:rsid w:val="00780723"/>
    <w:rsid w:val="00784C96"/>
    <w:rsid w:val="0078770E"/>
    <w:rsid w:val="00787F38"/>
    <w:rsid w:val="007909E3"/>
    <w:rsid w:val="007935AD"/>
    <w:rsid w:val="007A1ED4"/>
    <w:rsid w:val="007A24D1"/>
    <w:rsid w:val="007C192C"/>
    <w:rsid w:val="007D132E"/>
    <w:rsid w:val="007E3B70"/>
    <w:rsid w:val="007E527C"/>
    <w:rsid w:val="007E542D"/>
    <w:rsid w:val="007E55C2"/>
    <w:rsid w:val="007F1DB0"/>
    <w:rsid w:val="007F25EE"/>
    <w:rsid w:val="007F4E2D"/>
    <w:rsid w:val="008007CD"/>
    <w:rsid w:val="00803C44"/>
    <w:rsid w:val="008046EB"/>
    <w:rsid w:val="0080670B"/>
    <w:rsid w:val="00806B9D"/>
    <w:rsid w:val="008126D7"/>
    <w:rsid w:val="00827BCB"/>
    <w:rsid w:val="008339ED"/>
    <w:rsid w:val="00837981"/>
    <w:rsid w:val="0084051E"/>
    <w:rsid w:val="00860640"/>
    <w:rsid w:val="00872759"/>
    <w:rsid w:val="00875DB4"/>
    <w:rsid w:val="00884F24"/>
    <w:rsid w:val="008A62C5"/>
    <w:rsid w:val="008C73DA"/>
    <w:rsid w:val="008D4177"/>
    <w:rsid w:val="008D72E9"/>
    <w:rsid w:val="008D7DA9"/>
    <w:rsid w:val="008E4BD8"/>
    <w:rsid w:val="008F4F37"/>
    <w:rsid w:val="00912AA1"/>
    <w:rsid w:val="00916BB5"/>
    <w:rsid w:val="00923265"/>
    <w:rsid w:val="009336D0"/>
    <w:rsid w:val="009554A3"/>
    <w:rsid w:val="009562CC"/>
    <w:rsid w:val="00973CC5"/>
    <w:rsid w:val="009821C0"/>
    <w:rsid w:val="0098323A"/>
    <w:rsid w:val="0099006B"/>
    <w:rsid w:val="009939DA"/>
    <w:rsid w:val="00997CD4"/>
    <w:rsid w:val="009A104B"/>
    <w:rsid w:val="009A2808"/>
    <w:rsid w:val="009A3B43"/>
    <w:rsid w:val="009B130A"/>
    <w:rsid w:val="009B725D"/>
    <w:rsid w:val="009C6263"/>
    <w:rsid w:val="009D505A"/>
    <w:rsid w:val="009E2FB8"/>
    <w:rsid w:val="00A428FD"/>
    <w:rsid w:val="00A50F8B"/>
    <w:rsid w:val="00A53A7E"/>
    <w:rsid w:val="00A547D0"/>
    <w:rsid w:val="00A65F2A"/>
    <w:rsid w:val="00A73BA5"/>
    <w:rsid w:val="00A75796"/>
    <w:rsid w:val="00A80904"/>
    <w:rsid w:val="00A81140"/>
    <w:rsid w:val="00A81430"/>
    <w:rsid w:val="00A9014A"/>
    <w:rsid w:val="00A97592"/>
    <w:rsid w:val="00AB06F6"/>
    <w:rsid w:val="00AB27A3"/>
    <w:rsid w:val="00AB5DDC"/>
    <w:rsid w:val="00AC580A"/>
    <w:rsid w:val="00AD386E"/>
    <w:rsid w:val="00AE35E2"/>
    <w:rsid w:val="00AF4258"/>
    <w:rsid w:val="00B019C6"/>
    <w:rsid w:val="00B04B87"/>
    <w:rsid w:val="00B0779D"/>
    <w:rsid w:val="00B12BB9"/>
    <w:rsid w:val="00B136DB"/>
    <w:rsid w:val="00B162E8"/>
    <w:rsid w:val="00B17A28"/>
    <w:rsid w:val="00B24150"/>
    <w:rsid w:val="00B2458F"/>
    <w:rsid w:val="00B4099C"/>
    <w:rsid w:val="00B413BE"/>
    <w:rsid w:val="00B44431"/>
    <w:rsid w:val="00B5025D"/>
    <w:rsid w:val="00B51BEB"/>
    <w:rsid w:val="00B5628A"/>
    <w:rsid w:val="00B65330"/>
    <w:rsid w:val="00B74C2D"/>
    <w:rsid w:val="00B80CFC"/>
    <w:rsid w:val="00B84506"/>
    <w:rsid w:val="00B84AE7"/>
    <w:rsid w:val="00B915D7"/>
    <w:rsid w:val="00B9662C"/>
    <w:rsid w:val="00BA10A3"/>
    <w:rsid w:val="00BA1A9A"/>
    <w:rsid w:val="00BA3FCD"/>
    <w:rsid w:val="00BA6E32"/>
    <w:rsid w:val="00BB0165"/>
    <w:rsid w:val="00BB1FB2"/>
    <w:rsid w:val="00BC3F0B"/>
    <w:rsid w:val="00BD1B42"/>
    <w:rsid w:val="00C05670"/>
    <w:rsid w:val="00C1326D"/>
    <w:rsid w:val="00C15C83"/>
    <w:rsid w:val="00C163FD"/>
    <w:rsid w:val="00C44F7B"/>
    <w:rsid w:val="00C516A5"/>
    <w:rsid w:val="00C54839"/>
    <w:rsid w:val="00C66111"/>
    <w:rsid w:val="00C71313"/>
    <w:rsid w:val="00C71356"/>
    <w:rsid w:val="00C74053"/>
    <w:rsid w:val="00C74C0B"/>
    <w:rsid w:val="00C75A64"/>
    <w:rsid w:val="00C80C86"/>
    <w:rsid w:val="00C93CDB"/>
    <w:rsid w:val="00C9798F"/>
    <w:rsid w:val="00CB45EF"/>
    <w:rsid w:val="00CB4ADA"/>
    <w:rsid w:val="00CD21C8"/>
    <w:rsid w:val="00CD29EE"/>
    <w:rsid w:val="00CD330C"/>
    <w:rsid w:val="00CD4251"/>
    <w:rsid w:val="00CE18AB"/>
    <w:rsid w:val="00CE34AE"/>
    <w:rsid w:val="00CF2372"/>
    <w:rsid w:val="00CF7454"/>
    <w:rsid w:val="00CF74D0"/>
    <w:rsid w:val="00CF7ADA"/>
    <w:rsid w:val="00D22031"/>
    <w:rsid w:val="00D25A02"/>
    <w:rsid w:val="00D27A21"/>
    <w:rsid w:val="00D41805"/>
    <w:rsid w:val="00D431FC"/>
    <w:rsid w:val="00D519A1"/>
    <w:rsid w:val="00D52C02"/>
    <w:rsid w:val="00D551D0"/>
    <w:rsid w:val="00D559DA"/>
    <w:rsid w:val="00D55F96"/>
    <w:rsid w:val="00D56E3D"/>
    <w:rsid w:val="00D702E7"/>
    <w:rsid w:val="00D722BE"/>
    <w:rsid w:val="00D80B6F"/>
    <w:rsid w:val="00D850B5"/>
    <w:rsid w:val="00D86277"/>
    <w:rsid w:val="00D97C1B"/>
    <w:rsid w:val="00DA5F75"/>
    <w:rsid w:val="00DC20EE"/>
    <w:rsid w:val="00DE198F"/>
    <w:rsid w:val="00E014AD"/>
    <w:rsid w:val="00E025FD"/>
    <w:rsid w:val="00E11D80"/>
    <w:rsid w:val="00E132FC"/>
    <w:rsid w:val="00E23035"/>
    <w:rsid w:val="00E2547D"/>
    <w:rsid w:val="00E31D5A"/>
    <w:rsid w:val="00E34733"/>
    <w:rsid w:val="00E349AA"/>
    <w:rsid w:val="00E46184"/>
    <w:rsid w:val="00E550C9"/>
    <w:rsid w:val="00E659E0"/>
    <w:rsid w:val="00E7570D"/>
    <w:rsid w:val="00E9222A"/>
    <w:rsid w:val="00E97BA0"/>
    <w:rsid w:val="00EA3B31"/>
    <w:rsid w:val="00EB48C2"/>
    <w:rsid w:val="00EB509E"/>
    <w:rsid w:val="00EC3E68"/>
    <w:rsid w:val="00EC5E01"/>
    <w:rsid w:val="00EC7C14"/>
    <w:rsid w:val="00EE72D1"/>
    <w:rsid w:val="00F00D5D"/>
    <w:rsid w:val="00F07F01"/>
    <w:rsid w:val="00F140B2"/>
    <w:rsid w:val="00F15D03"/>
    <w:rsid w:val="00F17A7C"/>
    <w:rsid w:val="00F20C1A"/>
    <w:rsid w:val="00F24C8F"/>
    <w:rsid w:val="00F26047"/>
    <w:rsid w:val="00F26D63"/>
    <w:rsid w:val="00F26DCC"/>
    <w:rsid w:val="00F349AE"/>
    <w:rsid w:val="00F35FAF"/>
    <w:rsid w:val="00F50F09"/>
    <w:rsid w:val="00F5565A"/>
    <w:rsid w:val="00F569CD"/>
    <w:rsid w:val="00F62172"/>
    <w:rsid w:val="00F63DF4"/>
    <w:rsid w:val="00F66327"/>
    <w:rsid w:val="00F67DAA"/>
    <w:rsid w:val="00F714FE"/>
    <w:rsid w:val="00F80149"/>
    <w:rsid w:val="00F867D8"/>
    <w:rsid w:val="00F93EFD"/>
    <w:rsid w:val="00FA2C5E"/>
    <w:rsid w:val="00FA3313"/>
    <w:rsid w:val="00FA44AA"/>
    <w:rsid w:val="00FA5759"/>
    <w:rsid w:val="00FB724F"/>
    <w:rsid w:val="00FC197C"/>
    <w:rsid w:val="00FC7287"/>
    <w:rsid w:val="00FD7285"/>
    <w:rsid w:val="00FE2995"/>
    <w:rsid w:val="00FF3FCB"/>
    <w:rsid w:val="00FF72AA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46613"/>
  <w15:chartTrackingRefBased/>
  <w15:docId w15:val="{89E618F2-D6D6-49D0-966C-AE6177CA7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E3D"/>
  </w:style>
  <w:style w:type="paragraph" w:styleId="Heading1">
    <w:name w:val="heading 1"/>
    <w:basedOn w:val="Normal"/>
    <w:next w:val="Normal"/>
    <w:link w:val="Heading1Char"/>
    <w:uiPriority w:val="9"/>
    <w:qFormat/>
    <w:rsid w:val="00D56E3D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40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03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44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03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E3D"/>
    <w:rPr>
      <w:rFonts w:ascii="Arial" w:eastAsia="Arial" w:hAnsi="Arial" w:cs="Arial"/>
      <w:sz w:val="40"/>
      <w:szCs w:val="40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7358A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7358AF"/>
    <w:pPr>
      <w:spacing w:after="100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358AF"/>
    <w:pPr>
      <w:spacing w:after="100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358AF"/>
    <w:pPr>
      <w:spacing w:after="100"/>
      <w:ind w:left="440"/>
    </w:pPr>
    <w:rPr>
      <w:rFonts w:cs="Times New Roman"/>
      <w:lang w:val="en-US" w:eastAsia="en-US"/>
    </w:rPr>
  </w:style>
  <w:style w:type="character" w:customStyle="1" w:styleId="md-plain">
    <w:name w:val="md-plain"/>
    <w:basedOn w:val="DefaultParagraphFont"/>
    <w:rsid w:val="009939DA"/>
  </w:style>
  <w:style w:type="character" w:customStyle="1" w:styleId="Heading2Char">
    <w:name w:val="Heading 2 Char"/>
    <w:basedOn w:val="DefaultParagraphFont"/>
    <w:link w:val="Heading2"/>
    <w:uiPriority w:val="9"/>
    <w:rsid w:val="002640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443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md-link">
    <w:name w:val="md-link"/>
    <w:basedOn w:val="DefaultParagraphFont"/>
    <w:rsid w:val="00B44431"/>
  </w:style>
  <w:style w:type="character" w:styleId="Hyperlink">
    <w:name w:val="Hyperlink"/>
    <w:basedOn w:val="DefaultParagraphFont"/>
    <w:uiPriority w:val="99"/>
    <w:unhideWhenUsed/>
    <w:rsid w:val="00B4443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558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03C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0F03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d-end-block">
    <w:name w:val="md-end-block"/>
    <w:basedOn w:val="Normal"/>
    <w:rsid w:val="003C5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C582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D21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70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066"/>
  </w:style>
  <w:style w:type="paragraph" w:styleId="Footer">
    <w:name w:val="footer"/>
    <w:basedOn w:val="Normal"/>
    <w:link w:val="FooterChar"/>
    <w:uiPriority w:val="99"/>
    <w:unhideWhenUsed/>
    <w:rsid w:val="002670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066"/>
  </w:style>
  <w:style w:type="character" w:customStyle="1" w:styleId="Strong1">
    <w:name w:val="Strong1"/>
    <w:basedOn w:val="DefaultParagraphFont"/>
    <w:rsid w:val="00560A9E"/>
  </w:style>
  <w:style w:type="character" w:styleId="CommentReference">
    <w:name w:val="annotation reference"/>
    <w:basedOn w:val="DefaultParagraphFont"/>
    <w:uiPriority w:val="99"/>
    <w:semiHidden/>
    <w:unhideWhenUsed/>
    <w:rsid w:val="00A757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579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579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57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579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microsoft.com/office/2018/08/relationships/commentsExtensible" Target="commentsExtensible.xml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microsoft.com/office/2011/relationships/commentsExtended" Target="commentsExtended.xm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3.png"/><Relationship Id="rId10" Type="http://schemas.openxmlformats.org/officeDocument/2006/relationships/hyperlink" Target="https://openstack.ncl.sg/" TargetMode="External"/><Relationship Id="rId19" Type="http://schemas.openxmlformats.org/officeDocument/2006/relationships/image" Target="media/image10.png"/><Relationship Id="rId31" Type="http://schemas.openxmlformats.org/officeDocument/2006/relationships/comments" Target="comments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2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mailto:support@ncl.s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microsoft.com/office/2016/09/relationships/commentsIds" Target="commentsIds.xml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0BEF6-8061-4741-9B85-D433935D2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18</Pages>
  <Words>1593</Words>
  <Characters>9082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yuancheng</dc:creator>
  <cp:keywords/>
  <dc:description/>
  <cp:lastModifiedBy>Liu yuancheng</cp:lastModifiedBy>
  <cp:revision>379</cp:revision>
  <cp:lastPrinted>2022-04-06T08:45:00Z</cp:lastPrinted>
  <dcterms:created xsi:type="dcterms:W3CDTF">2022-04-06T03:13:00Z</dcterms:created>
  <dcterms:modified xsi:type="dcterms:W3CDTF">2022-04-12T08:55:00Z</dcterms:modified>
</cp:coreProperties>
</file>